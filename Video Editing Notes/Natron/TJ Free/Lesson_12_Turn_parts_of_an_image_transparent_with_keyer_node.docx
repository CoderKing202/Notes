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C905C" w14:textId="7320F388" w:rsidR="003A169C" w:rsidRDefault="00E9330B">
      <w:r>
        <w:t xml:space="preserve">In this lesson we </w:t>
      </w:r>
      <w:proofErr w:type="spellStart"/>
      <w:r>
        <w:t>aret</w:t>
      </w:r>
      <w:proofErr w:type="spellEnd"/>
      <w:r>
        <w:t xml:space="preserve"> going to bringing a logo to work with </w:t>
      </w:r>
    </w:p>
    <w:p w14:paraId="62B36553" w14:textId="5DABF75B" w:rsidR="00B54943" w:rsidRDefault="00B54943">
      <w:r>
        <w:t xml:space="preserve">We are </w:t>
      </w:r>
      <w:proofErr w:type="spellStart"/>
      <w:r>
        <w:t>gonna</w:t>
      </w:r>
      <w:proofErr w:type="spellEnd"/>
      <w:r>
        <w:t xml:space="preserve"> animate it on the screen </w:t>
      </w:r>
      <w:r w:rsidR="00143EC6">
        <w:t xml:space="preserve">then have a background </w:t>
      </w:r>
      <w:r w:rsidR="00316C9F">
        <w:t xml:space="preserve">with it as well to create a nice inro or outro you could put on a </w:t>
      </w:r>
      <w:proofErr w:type="spellStart"/>
      <w:r w:rsidR="00316C9F">
        <w:t>Youtube</w:t>
      </w:r>
      <w:proofErr w:type="spellEnd"/>
      <w:r w:rsidR="00316C9F">
        <w:t xml:space="preserve"> video</w:t>
      </w:r>
      <w:r w:rsidR="006A1223">
        <w:t xml:space="preserve">. For example </w:t>
      </w:r>
    </w:p>
    <w:p w14:paraId="67D69158" w14:textId="3EFC16B1" w:rsidR="00A05C79" w:rsidRDefault="00A05C79">
      <w:r>
        <w:t xml:space="preserve">If you don’t have any logo go to </w:t>
      </w:r>
      <w:proofErr w:type="spellStart"/>
      <w:r>
        <w:t>pixabay</w:t>
      </w:r>
      <w:proofErr w:type="spellEnd"/>
      <w:r>
        <w:t xml:space="preserve"> </w:t>
      </w:r>
      <w:r w:rsidR="00352E7A">
        <w:t xml:space="preserve">and we can start typing in mountain </w:t>
      </w:r>
      <w:r w:rsidR="002C0901">
        <w:t>logo</w:t>
      </w:r>
    </w:p>
    <w:p w14:paraId="497DEBC0" w14:textId="2AA004C4" w:rsidR="002C0901" w:rsidRDefault="002C0901">
      <w:r w:rsidRPr="002C0901">
        <w:rPr>
          <w:noProof/>
        </w:rPr>
        <w:drawing>
          <wp:inline distT="0" distB="0" distL="0" distR="0" wp14:anchorId="57E39D15" wp14:editId="199E70FD">
            <wp:extent cx="5731510" cy="2390140"/>
            <wp:effectExtent l="0" t="0" r="2540" b="0"/>
            <wp:docPr id="3219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78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3E4" w14:textId="060C3805" w:rsidR="002C0901" w:rsidRDefault="00F458DE">
      <w:r w:rsidRPr="00F458DE">
        <w:rPr>
          <w:noProof/>
        </w:rPr>
        <w:drawing>
          <wp:inline distT="0" distB="0" distL="0" distR="0" wp14:anchorId="1DCDCD05" wp14:editId="7AAACB91">
            <wp:extent cx="4770408" cy="4437970"/>
            <wp:effectExtent l="0" t="0" r="0" b="1270"/>
            <wp:docPr id="118453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737" cy="44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68A9" w14:textId="048F5233" w:rsidR="00F458DE" w:rsidRDefault="00F458DE">
      <w:r>
        <w:t>The above image we are going to use</w:t>
      </w:r>
      <w:r w:rsidR="004D29AB">
        <w:t xml:space="preserve"> </w:t>
      </w:r>
      <w:r w:rsidR="00800A83">
        <w:t xml:space="preserve">for our tutorial </w:t>
      </w:r>
      <w:r w:rsidR="00581EB6">
        <w:t xml:space="preserve">it is free to use and copyright free </w:t>
      </w:r>
    </w:p>
    <w:p w14:paraId="6EAD03B8" w14:textId="5E30BDAE" w:rsidR="00920CBF" w:rsidRDefault="00920CBF" w:rsidP="00920CBF">
      <w:pPr>
        <w:jc w:val="center"/>
      </w:pPr>
      <w:r w:rsidRPr="00920CBF">
        <w:rPr>
          <w:noProof/>
        </w:rPr>
        <w:lastRenderedPageBreak/>
        <w:drawing>
          <wp:inline distT="0" distB="0" distL="0" distR="0" wp14:anchorId="0EE99F1F" wp14:editId="338A12BF">
            <wp:extent cx="3829584" cy="3991532"/>
            <wp:effectExtent l="0" t="0" r="0" b="9525"/>
            <wp:docPr id="163474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46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3A63" w14:textId="52FD662B" w:rsidR="00920CBF" w:rsidRDefault="00920CBF" w:rsidP="00920CBF">
      <w:r>
        <w:t>We choose the above marked</w:t>
      </w:r>
      <w:r w:rsidR="007343A1">
        <w:t xml:space="preserve"> </w:t>
      </w:r>
      <w:r w:rsidR="0025466C">
        <w:t xml:space="preserve">resolution </w:t>
      </w:r>
      <w:r w:rsidR="00584711">
        <w:t xml:space="preserve">for downloading </w:t>
      </w:r>
      <w:r w:rsidR="0025466C">
        <w:t>image</w:t>
      </w:r>
    </w:p>
    <w:p w14:paraId="42E4757B" w14:textId="0E498875" w:rsidR="00B95306" w:rsidRDefault="00B95306" w:rsidP="00920CBF">
      <w:r>
        <w:t xml:space="preserve">You can </w:t>
      </w:r>
      <w:r w:rsidR="00A8013B">
        <w:t xml:space="preserve">see </w:t>
      </w:r>
      <w:r>
        <w:t xml:space="preserve">our mountain </w:t>
      </w:r>
      <w:r w:rsidR="00A8013B">
        <w:t xml:space="preserve">logo image has complete white background </w:t>
      </w:r>
      <w:r w:rsidR="009918CE">
        <w:t xml:space="preserve">so we are going to bring it into our natron and then </w:t>
      </w:r>
      <w:r w:rsidR="00D2766E">
        <w:t xml:space="preserve">remove the white background </w:t>
      </w:r>
    </w:p>
    <w:p w14:paraId="23B14291" w14:textId="3A5403EE" w:rsidR="00DA7CAF" w:rsidRDefault="00DA7CAF" w:rsidP="00920CBF">
      <w:r>
        <w:t xml:space="preserve">You can </w:t>
      </w:r>
      <w:r w:rsidR="00602335">
        <w:t xml:space="preserve">instead of reading it into natron by read node you can drag and drop the image in node graph </w:t>
      </w:r>
      <w:r w:rsidR="00FD46EB">
        <w:t>as shown below</w:t>
      </w:r>
    </w:p>
    <w:p w14:paraId="3CE29D23" w14:textId="44555C9E" w:rsidR="00FD46EB" w:rsidRDefault="00FD46EB" w:rsidP="00920CBF">
      <w:r w:rsidRPr="00FD46EB">
        <w:rPr>
          <w:noProof/>
        </w:rPr>
        <w:drawing>
          <wp:inline distT="0" distB="0" distL="0" distR="0" wp14:anchorId="19CEDFFC" wp14:editId="5E60C585">
            <wp:extent cx="5731510" cy="3011170"/>
            <wp:effectExtent l="0" t="0" r="2540" b="0"/>
            <wp:docPr id="23661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19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3B8" w14:textId="1041F7F6" w:rsidR="0081765E" w:rsidRDefault="00586198" w:rsidP="00920CBF">
      <w:r>
        <w:t xml:space="preserve">Now you can see above read node is connected to our viewer node and you can see </w:t>
      </w:r>
      <w:r w:rsidR="00C97B82">
        <w:t xml:space="preserve">that viewer tab our image is shown </w:t>
      </w:r>
    </w:p>
    <w:p w14:paraId="12B52950" w14:textId="68B14F12" w:rsidR="006736EB" w:rsidRDefault="006736EB" w:rsidP="00920CBF">
      <w:r>
        <w:lastRenderedPageBreak/>
        <w:t xml:space="preserve">Also since it is the first file </w:t>
      </w:r>
      <w:r w:rsidR="001838A0">
        <w:t xml:space="preserve">we imported </w:t>
      </w:r>
      <w:r w:rsidR="00D9490F">
        <w:t>it changed our setting it was 1920 X 1080</w:t>
      </w:r>
    </w:p>
    <w:p w14:paraId="4E184F9C" w14:textId="4E0A644C" w:rsidR="00D9490F" w:rsidRDefault="00CB4FC6" w:rsidP="00920CBF">
      <w:r w:rsidRPr="00CB4FC6">
        <w:rPr>
          <w:noProof/>
        </w:rPr>
        <w:drawing>
          <wp:inline distT="0" distB="0" distL="0" distR="0" wp14:anchorId="7FB68F59" wp14:editId="56C45F7E">
            <wp:extent cx="5731510" cy="3870960"/>
            <wp:effectExtent l="0" t="0" r="2540" b="0"/>
            <wp:docPr id="91075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05AB" w14:textId="291DB030" w:rsidR="00A6585C" w:rsidRDefault="00A6585C" w:rsidP="00920CBF">
      <w:r>
        <w:t>Now it is 640 X 640</w:t>
      </w:r>
      <w:r w:rsidR="008E5B43">
        <w:t xml:space="preserve"> as marked above</w:t>
      </w:r>
      <w:r w:rsidR="009C1A6E">
        <w:t xml:space="preserve"> </w:t>
      </w:r>
      <w:r w:rsidR="00CC4B69">
        <w:t xml:space="preserve">because for all natron knows that this is like the final thing we are going to </w:t>
      </w:r>
      <w:r w:rsidR="005834A0">
        <w:t xml:space="preserve">rendering out </w:t>
      </w:r>
      <w:proofErr w:type="spellStart"/>
      <w:r w:rsidR="00AA72A5">
        <w:t>sp</w:t>
      </w:r>
      <w:proofErr w:type="spellEnd"/>
      <w:r w:rsidR="00AA72A5">
        <w:t xml:space="preserve"> it </w:t>
      </w:r>
      <w:proofErr w:type="spellStart"/>
      <w:r w:rsidR="00AA72A5">
        <w:t>dors</w:t>
      </w:r>
      <w:proofErr w:type="spellEnd"/>
      <w:r w:rsidR="00AA72A5">
        <w:t xml:space="preserve"> not have any black space</w:t>
      </w:r>
      <w:r w:rsidR="00901601">
        <w:t xml:space="preserve"> </w:t>
      </w:r>
      <w:r w:rsidR="00A855A6">
        <w:t>on th</w:t>
      </w:r>
      <w:r w:rsidR="00952DCF">
        <w:t>e</w:t>
      </w:r>
      <w:r w:rsidR="00A855A6">
        <w:t xml:space="preserve"> sides </w:t>
      </w:r>
      <w:r w:rsidR="00262991">
        <w:t xml:space="preserve">,top and </w:t>
      </w:r>
      <w:proofErr w:type="spellStart"/>
      <w:r w:rsidR="00262991">
        <w:t>botoms</w:t>
      </w:r>
      <w:proofErr w:type="spellEnd"/>
      <w:r w:rsidR="00952DCF">
        <w:t>(maybe because the images will be smaller than decided resolution of the video )</w:t>
      </w:r>
      <w:r w:rsidR="00785FEF">
        <w:t xml:space="preserve"> So it just thinks that but we want it to be 1920 X 1080 </w:t>
      </w:r>
      <w:r w:rsidR="00D15AE5">
        <w:t xml:space="preserve">so lets change that </w:t>
      </w:r>
    </w:p>
    <w:p w14:paraId="27774AC7" w14:textId="038FB988" w:rsidR="00A8639D" w:rsidRDefault="00A8639D" w:rsidP="00A8639D">
      <w:pPr>
        <w:jc w:val="center"/>
      </w:pPr>
      <w:r w:rsidRPr="00A8639D">
        <w:rPr>
          <w:noProof/>
        </w:rPr>
        <w:drawing>
          <wp:inline distT="0" distB="0" distL="0" distR="0" wp14:anchorId="3BCD3833" wp14:editId="4AF1D34B">
            <wp:extent cx="2181529" cy="1886213"/>
            <wp:effectExtent l="0" t="0" r="9525" b="0"/>
            <wp:docPr id="175126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4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476" w14:textId="5B7C0306" w:rsidR="008E5B43" w:rsidRDefault="006E1895" w:rsidP="00920CBF">
      <w:r>
        <w:t xml:space="preserve">It does not look something has changed to the teacher or neither me </w:t>
      </w:r>
    </w:p>
    <w:p w14:paraId="1AB6FA42" w14:textId="259FAEC9" w:rsidR="006E1895" w:rsidRDefault="00956A40" w:rsidP="00920CBF">
      <w:r>
        <w:t>Maybe we will tell when we read in (I don’t know) So draw in our background now</w:t>
      </w:r>
      <w:r w:rsidR="00032ADC">
        <w:t xml:space="preserve"> </w:t>
      </w:r>
      <w:r w:rsidR="00CF2B52">
        <w:t>So we got to filter node and choose shader toy node</w:t>
      </w:r>
    </w:p>
    <w:p w14:paraId="0B87EE72" w14:textId="78D34362" w:rsidR="00FF2022" w:rsidRDefault="0025306B" w:rsidP="00920CBF">
      <w:r>
        <w:t xml:space="preserve">And for preset </w:t>
      </w:r>
      <w:r w:rsidR="00FF2022">
        <w:t xml:space="preserve">we go to source and then to Worley Noise Waters </w:t>
      </w:r>
    </w:p>
    <w:p w14:paraId="55D44D29" w14:textId="2B008CDE" w:rsidR="00A8639D" w:rsidRDefault="00C26E15" w:rsidP="0025306B">
      <w:r>
        <w:t xml:space="preserve">So below is the background </w:t>
      </w:r>
    </w:p>
    <w:p w14:paraId="56290315" w14:textId="4D2BEDDD" w:rsidR="0069770E" w:rsidRDefault="00FF2022" w:rsidP="00FF2022">
      <w:pPr>
        <w:jc w:val="center"/>
      </w:pPr>
      <w:r w:rsidRPr="00FF2022">
        <w:rPr>
          <w:noProof/>
        </w:rPr>
        <w:lastRenderedPageBreak/>
        <w:drawing>
          <wp:inline distT="0" distB="0" distL="0" distR="0" wp14:anchorId="29511A44" wp14:editId="27697A85">
            <wp:extent cx="2353003" cy="1324160"/>
            <wp:effectExtent l="0" t="0" r="0" b="9525"/>
            <wp:docPr id="172222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C9F7" w14:textId="120F53F7" w:rsidR="00FF2022" w:rsidRDefault="009C553C" w:rsidP="00FF2022">
      <w:r>
        <w:t>It looks like slight multiple disturb in the water as shown above</w:t>
      </w:r>
    </w:p>
    <w:p w14:paraId="774DC60F" w14:textId="4FCC0D1E" w:rsidR="00926552" w:rsidRDefault="00770A5A" w:rsidP="00FF2022">
      <w:r>
        <w:t xml:space="preserve">It is not a really video footage form </w:t>
      </w:r>
      <w:r w:rsidR="005D4D3E">
        <w:t xml:space="preserve">a file </w:t>
      </w:r>
      <w:r w:rsidR="00B90671">
        <w:t>Its actually different math and setting by coding</w:t>
      </w:r>
    </w:p>
    <w:p w14:paraId="13DC1C3D" w14:textId="3D318541" w:rsidR="00B90671" w:rsidRDefault="00B90671" w:rsidP="00B90671">
      <w:pPr>
        <w:jc w:val="center"/>
      </w:pPr>
      <w:r w:rsidRPr="00B90671">
        <w:rPr>
          <w:noProof/>
        </w:rPr>
        <w:drawing>
          <wp:inline distT="0" distB="0" distL="0" distR="0" wp14:anchorId="2FD1E562" wp14:editId="2259A11E">
            <wp:extent cx="2915057" cy="1228896"/>
            <wp:effectExtent l="0" t="0" r="0" b="0"/>
            <wp:docPr id="105045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2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4DFE" w14:textId="48FDE82E" w:rsidR="00111C4C" w:rsidRDefault="00D46554" w:rsidP="00B90671">
      <w:r>
        <w:t xml:space="preserve">To create this </w:t>
      </w:r>
      <w:r w:rsidR="00891FAC">
        <w:t>a</w:t>
      </w:r>
      <w:r>
        <w:t xml:space="preserve">nimation </w:t>
      </w:r>
      <w:r w:rsidR="002D7D90">
        <w:t>o</w:t>
      </w:r>
      <w:r w:rsidR="00274B2C">
        <w:t>r</w:t>
      </w:r>
      <w:r w:rsidR="002D7D90">
        <w:t xml:space="preserve"> sort </w:t>
      </w:r>
      <w:r w:rsidR="00274B2C">
        <w:t xml:space="preserve">of </w:t>
      </w:r>
      <w:r w:rsidR="002D7D90">
        <w:t xml:space="preserve">like </w:t>
      </w:r>
      <w:r w:rsidR="007B45EC">
        <w:t>yeah a nice watery lo</w:t>
      </w:r>
      <w:r w:rsidR="007C2760">
        <w:t>o</w:t>
      </w:r>
      <w:r w:rsidR="007B45EC">
        <w:t xml:space="preserve">king </w:t>
      </w:r>
      <w:r w:rsidR="00566B1E">
        <w:t xml:space="preserve">shapes </w:t>
      </w:r>
      <w:r w:rsidR="00735EEF">
        <w:t xml:space="preserve">but we want to see our logo on top of it </w:t>
      </w:r>
      <w:r w:rsidR="00B632B3">
        <w:t xml:space="preserve">So I am </w:t>
      </w:r>
      <w:proofErr w:type="spellStart"/>
      <w:r w:rsidR="00B632B3">
        <w:t>gonna</w:t>
      </w:r>
      <w:proofErr w:type="spellEnd"/>
      <w:r w:rsidR="00B632B3">
        <w:t xml:space="preserve"> break the pipe to our logo now </w:t>
      </w:r>
      <w:r w:rsidR="000436D0">
        <w:t xml:space="preserve">from viewer </w:t>
      </w:r>
      <w:r w:rsidR="00AF1520">
        <w:t xml:space="preserve">and also break for </w:t>
      </w:r>
      <w:proofErr w:type="spellStart"/>
      <w:r w:rsidR="00AF1520">
        <w:t>ShaderToy</w:t>
      </w:r>
      <w:proofErr w:type="spellEnd"/>
      <w:r w:rsidR="00AF1520">
        <w:t xml:space="preserve"> </w:t>
      </w:r>
      <w:r w:rsidR="00752CCC">
        <w:t>and we will introduce Merge node</w:t>
      </w:r>
      <w:r w:rsidR="00111C4C">
        <w:t xml:space="preserve"> and make the mountain icon as foreground and the eater </w:t>
      </w:r>
      <w:proofErr w:type="spellStart"/>
      <w:r w:rsidR="00111C4C">
        <w:t>shaderToy</w:t>
      </w:r>
      <w:proofErr w:type="spellEnd"/>
      <w:r w:rsidR="00111C4C">
        <w:t xml:space="preserve"> as background</w:t>
      </w:r>
    </w:p>
    <w:p w14:paraId="7100A86D" w14:textId="37C30C52" w:rsidR="00111C4C" w:rsidRPr="00111C4C" w:rsidRDefault="00111C4C" w:rsidP="00B90671">
      <w:r w:rsidRPr="00111C4C">
        <w:t>__________________________________________________________________________________</w:t>
      </w:r>
    </w:p>
    <w:p w14:paraId="29D8A486" w14:textId="02D99A4A" w:rsidR="00DA3CA5" w:rsidRDefault="00703696" w:rsidP="00B90671">
      <w:pPr>
        <w:rPr>
          <w:b/>
          <w:bCs/>
        </w:rPr>
      </w:pPr>
      <w:r w:rsidRPr="00703696">
        <w:rPr>
          <w:b/>
          <w:bCs/>
        </w:rPr>
        <w:t>Note:-</w:t>
      </w:r>
    </w:p>
    <w:p w14:paraId="496BBAA4" w14:textId="2052BD7E" w:rsidR="00703696" w:rsidRDefault="00703696" w:rsidP="00B90671">
      <w:r>
        <w:t>I</w:t>
      </w:r>
      <w:r w:rsidR="00F03162">
        <w:t xml:space="preserve"> think whatever resolution </w:t>
      </w:r>
      <w:r w:rsidR="009859F7">
        <w:t>we choose in project setting is maximum frequen</w:t>
      </w:r>
      <w:r w:rsidR="00107E4A">
        <w:t>c</w:t>
      </w:r>
      <w:r w:rsidR="009859F7">
        <w:t>y we can show our image</w:t>
      </w:r>
    </w:p>
    <w:p w14:paraId="5B6E3426" w14:textId="40685E9D" w:rsidR="00B0289E" w:rsidRDefault="009859F7" w:rsidP="00B90671">
      <w:r>
        <w:t xml:space="preserve">If I turn the project resolution less than image resolution then that part will be shown that come in </w:t>
      </w:r>
      <w:r w:rsidR="00346022">
        <w:t>that resolution part</w:t>
      </w:r>
      <w:r w:rsidR="00AB25E0">
        <w:t>(I think so)</w:t>
      </w:r>
    </w:p>
    <w:p w14:paraId="1F44EDD1" w14:textId="3A5F179E" w:rsidR="00111C4C" w:rsidRDefault="00111C4C" w:rsidP="00B90671">
      <w:r>
        <w:t>__________________________________________________________________________________</w:t>
      </w:r>
    </w:p>
    <w:p w14:paraId="47AF92EA" w14:textId="7E48839C" w:rsidR="00111C4C" w:rsidRDefault="00111C4C" w:rsidP="00B90671">
      <w:r>
        <w:t xml:space="preserve">Now it </w:t>
      </w:r>
      <w:r w:rsidR="003866D0">
        <w:t>the viewer will look like below</w:t>
      </w:r>
    </w:p>
    <w:p w14:paraId="4B4DD27B" w14:textId="5E2748D9" w:rsidR="003866D0" w:rsidRDefault="006610E2" w:rsidP="00277659">
      <w:pPr>
        <w:jc w:val="center"/>
      </w:pPr>
      <w:r w:rsidRPr="006610E2">
        <w:rPr>
          <w:noProof/>
        </w:rPr>
        <w:lastRenderedPageBreak/>
        <w:drawing>
          <wp:inline distT="0" distB="0" distL="0" distR="0" wp14:anchorId="24228BC5" wp14:editId="5C58BD5C">
            <wp:extent cx="4734586" cy="2705478"/>
            <wp:effectExtent l="0" t="0" r="8890" b="0"/>
            <wp:docPr id="13586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9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F837" w14:textId="5ACA319E" w:rsidR="00277659" w:rsidRDefault="00D3762E" w:rsidP="00277659">
      <w:r>
        <w:t>Now node graph will look like below</w:t>
      </w:r>
    </w:p>
    <w:p w14:paraId="0BB37D3E" w14:textId="0C584F7D" w:rsidR="00D3762E" w:rsidRDefault="00D3762E" w:rsidP="00277659">
      <w:r w:rsidRPr="00D3762E">
        <w:rPr>
          <w:noProof/>
        </w:rPr>
        <w:drawing>
          <wp:inline distT="0" distB="0" distL="0" distR="0" wp14:anchorId="32EE294E" wp14:editId="0F8CC7C5">
            <wp:extent cx="5731510" cy="2768600"/>
            <wp:effectExtent l="0" t="0" r="2540" b="0"/>
            <wp:docPr id="98059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1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FE7E" w14:textId="71227EA9" w:rsidR="00D3762E" w:rsidRDefault="00356D45" w:rsidP="00277659">
      <w:r>
        <w:t xml:space="preserve">So we see we have </w:t>
      </w:r>
      <w:proofErr w:type="spellStart"/>
      <w:r>
        <w:t>shaderToy</w:t>
      </w:r>
      <w:proofErr w:type="spellEnd"/>
      <w:r>
        <w:t xml:space="preserve"> background </w:t>
      </w:r>
      <w:r w:rsidR="00D75320">
        <w:t xml:space="preserve">going into merge node and logo going into the merge node </w:t>
      </w:r>
      <w:r w:rsidR="000A4B5C">
        <w:t xml:space="preserve">coming out to the viewer node </w:t>
      </w:r>
      <w:r w:rsidR="00D04500">
        <w:t xml:space="preserve">so now we </w:t>
      </w:r>
      <w:proofErr w:type="spellStart"/>
      <w:r w:rsidR="00D04500">
        <w:t>lets</w:t>
      </w:r>
      <w:proofErr w:type="spellEnd"/>
      <w:r w:rsidR="00D04500">
        <w:t xml:space="preserve"> move we cannot move anything in our viewer </w:t>
      </w:r>
      <w:r w:rsidR="00F07397">
        <w:t xml:space="preserve">panel </w:t>
      </w:r>
      <w:r w:rsidR="00B02922">
        <w:t xml:space="preserve">so if we want to move this logo we need to animate it or may we say transform node </w:t>
      </w:r>
      <w:r w:rsidR="0081580C">
        <w:t>so while the logo node</w:t>
      </w:r>
      <w:r w:rsidR="00D843F1">
        <w:t xml:space="preserve"> </w:t>
      </w:r>
      <w:r w:rsidR="00BE64B4">
        <w:t>is selected if we hit the T key on our keyboard we can bein</w:t>
      </w:r>
      <w:r w:rsidR="006B3FEA">
        <w:t>g</w:t>
      </w:r>
      <w:r w:rsidR="00BE64B4">
        <w:t xml:space="preserve"> in a transform node between the </w:t>
      </w:r>
      <w:r w:rsidR="00272C13">
        <w:t>icon node and the node it was connected to</w:t>
      </w:r>
      <w:r w:rsidR="000E5769">
        <w:t>.</w:t>
      </w:r>
      <w:r w:rsidR="006B3FEA">
        <w:t xml:space="preserve"> you can also add the transforms node </w:t>
      </w:r>
      <w:r w:rsidR="000E5769">
        <w:t>by selecting the icon node and then choose the transform through transform tool.</w:t>
      </w:r>
      <w:r w:rsidR="008E24A1">
        <w:t xml:space="preserve"> There is another way </w:t>
      </w:r>
      <w:r w:rsidR="000632C0">
        <w:t xml:space="preserve">we can do so by selecting the icon node and then press tab key then this panel will come </w:t>
      </w:r>
    </w:p>
    <w:p w14:paraId="3902CC08" w14:textId="7CC0ED74" w:rsidR="008C35C0" w:rsidRDefault="008C35C0" w:rsidP="008C35C0">
      <w:pPr>
        <w:jc w:val="center"/>
      </w:pPr>
      <w:r w:rsidRPr="008C35C0">
        <w:rPr>
          <w:noProof/>
        </w:rPr>
        <w:drawing>
          <wp:inline distT="0" distB="0" distL="0" distR="0" wp14:anchorId="10626744" wp14:editId="2A205360">
            <wp:extent cx="1190791" cy="990738"/>
            <wp:effectExtent l="0" t="0" r="9525" b="0"/>
            <wp:docPr id="83812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D7DE" w14:textId="518827E8" w:rsidR="008C35C0" w:rsidRDefault="00BC4AE3" w:rsidP="008C35C0">
      <w:r>
        <w:t xml:space="preserve">Now we type transform </w:t>
      </w:r>
      <w:r w:rsidR="00295279">
        <w:t>(I think it is shortcut way to acces</w:t>
      </w:r>
      <w:r w:rsidR="00D53197">
        <w:t>s</w:t>
      </w:r>
      <w:r w:rsidR="00295279">
        <w:t xml:space="preserve"> any node (who knows))</w:t>
      </w:r>
      <w:r w:rsidR="00906A50">
        <w:t xml:space="preserve"> </w:t>
      </w:r>
    </w:p>
    <w:p w14:paraId="42678A9E" w14:textId="2E7B0B93" w:rsidR="0062083C" w:rsidRDefault="00D5086F" w:rsidP="008C35C0">
      <w:r>
        <w:lastRenderedPageBreak/>
        <w:t xml:space="preserve">Now type the transform and then transform node will be added between the icon node </w:t>
      </w:r>
      <w:r w:rsidR="00C432F3">
        <w:t xml:space="preserve">and the previous connected node to it </w:t>
      </w:r>
      <w:r w:rsidR="00B932A3">
        <w:t xml:space="preserve">Mow once this transform is connected </w:t>
      </w:r>
      <w:r w:rsidR="0062083C">
        <w:t>like below</w:t>
      </w:r>
    </w:p>
    <w:p w14:paraId="2AB80C2D" w14:textId="08F0A1CD" w:rsidR="0062083C" w:rsidRDefault="00946683" w:rsidP="00946683">
      <w:pPr>
        <w:jc w:val="center"/>
      </w:pPr>
      <w:r w:rsidRPr="00946683">
        <w:rPr>
          <w:noProof/>
        </w:rPr>
        <w:drawing>
          <wp:inline distT="0" distB="0" distL="0" distR="0" wp14:anchorId="127BF949" wp14:editId="391727C2">
            <wp:extent cx="5563376" cy="3000794"/>
            <wp:effectExtent l="0" t="0" r="0" b="9525"/>
            <wp:docPr id="73736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62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C8D" w14:textId="79010814" w:rsidR="00946683" w:rsidRDefault="00986D07" w:rsidP="00946683">
      <w:r>
        <w:t>Now you can see there is a structure for handling it as shown below</w:t>
      </w:r>
    </w:p>
    <w:p w14:paraId="0DFB2746" w14:textId="0C50D171" w:rsidR="00986D07" w:rsidRDefault="00F301C5" w:rsidP="00F301C5">
      <w:pPr>
        <w:jc w:val="center"/>
      </w:pPr>
      <w:r w:rsidRPr="00F301C5">
        <w:rPr>
          <w:noProof/>
        </w:rPr>
        <w:drawing>
          <wp:inline distT="0" distB="0" distL="0" distR="0" wp14:anchorId="137FA1AA" wp14:editId="2269B76A">
            <wp:extent cx="1438476" cy="1390844"/>
            <wp:effectExtent l="0" t="0" r="9525" b="0"/>
            <wp:docPr id="137508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4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D7D" w14:textId="71FF634B" w:rsidR="00F301C5" w:rsidRDefault="00801B8E" w:rsidP="00F301C5">
      <w:r>
        <w:t xml:space="preserve">By dragging from </w:t>
      </w:r>
      <w:proofErr w:type="spellStart"/>
      <w:r>
        <w:t>center</w:t>
      </w:r>
      <w:proofErr w:type="spellEnd"/>
      <w:r>
        <w:t xml:space="preserve"> you can move it around</w:t>
      </w:r>
    </w:p>
    <w:p w14:paraId="7476AA0A" w14:textId="1B0C0332" w:rsidR="00801B8E" w:rsidRDefault="00352236" w:rsidP="00F301C5">
      <w:r>
        <w:t xml:space="preserve">We move it around the </w:t>
      </w:r>
      <w:proofErr w:type="spellStart"/>
      <w:r>
        <w:t>center</w:t>
      </w:r>
      <w:proofErr w:type="spellEnd"/>
      <w:r>
        <w:t xml:space="preserve"> as shown below</w:t>
      </w:r>
    </w:p>
    <w:p w14:paraId="5FCEF39B" w14:textId="1E9CCBD8" w:rsidR="00352236" w:rsidRDefault="0028146B" w:rsidP="00F301C5">
      <w:r w:rsidRPr="0028146B">
        <w:rPr>
          <w:noProof/>
        </w:rPr>
        <w:drawing>
          <wp:inline distT="0" distB="0" distL="0" distR="0" wp14:anchorId="0044D6DE" wp14:editId="295D3C0C">
            <wp:extent cx="5731510" cy="1405890"/>
            <wp:effectExtent l="0" t="0" r="2540" b="3810"/>
            <wp:docPr id="78649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8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FCE4" w14:textId="519B8DE4" w:rsidR="00904992" w:rsidRDefault="007539D5" w:rsidP="00E74F08">
      <w:r>
        <w:t xml:space="preserve">We can also scale it by dragging but we can also do so by </w:t>
      </w:r>
      <w:r w:rsidR="00904992">
        <w:t>using the marked one</w:t>
      </w:r>
    </w:p>
    <w:p w14:paraId="0094E1D4" w14:textId="0CAC9D9E" w:rsidR="00573C6E" w:rsidRDefault="005B239E" w:rsidP="005B239E">
      <w:pPr>
        <w:jc w:val="center"/>
      </w:pPr>
      <w:r w:rsidRPr="005B239E">
        <w:rPr>
          <w:noProof/>
        </w:rPr>
        <w:lastRenderedPageBreak/>
        <w:drawing>
          <wp:inline distT="0" distB="0" distL="0" distR="0" wp14:anchorId="55276E5E" wp14:editId="64C20049">
            <wp:extent cx="4582164" cy="2457793"/>
            <wp:effectExtent l="0" t="0" r="8890" b="0"/>
            <wp:docPr id="7637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6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1F2" w14:textId="0106E53C" w:rsidR="002622B2" w:rsidRDefault="002622B2" w:rsidP="00E74F08">
      <w:r>
        <w:t>Now we have a logo as shown above except the major problem here is white background</w:t>
      </w:r>
    </w:p>
    <w:p w14:paraId="542C1924" w14:textId="0F02CAD2" w:rsidR="005B239E" w:rsidRDefault="000C02C1" w:rsidP="00E74F08">
      <w:r>
        <w:t xml:space="preserve">We can go back to the source file </w:t>
      </w:r>
      <w:r w:rsidR="00210C0B">
        <w:t xml:space="preserve">open this up in gimp or photoshop </w:t>
      </w:r>
      <w:r w:rsidR="00186B93">
        <w:t xml:space="preserve">that white background </w:t>
      </w:r>
      <w:r w:rsidR="00BC33FA">
        <w:t xml:space="preserve">so that it become transparent </w:t>
      </w:r>
      <w:r w:rsidR="00AD6865">
        <w:t xml:space="preserve">that’s one option </w:t>
      </w:r>
    </w:p>
    <w:p w14:paraId="009AB027" w14:textId="6B50B477" w:rsidR="006E2AD6" w:rsidRDefault="004F60EA" w:rsidP="00E74F08">
      <w:r>
        <w:t xml:space="preserve">If we were drawing </w:t>
      </w:r>
      <w:r w:rsidR="00342958">
        <w:t>t</w:t>
      </w:r>
      <w:r>
        <w:t xml:space="preserve">his logo </w:t>
      </w:r>
      <w:r w:rsidR="0007240A">
        <w:t xml:space="preserve">like </w:t>
      </w:r>
      <w:r w:rsidR="00212BE7">
        <w:t xml:space="preserve">in scape </w:t>
      </w:r>
      <w:r w:rsidR="000612B8">
        <w:t>and just creating it from scratch</w:t>
      </w:r>
      <w:r w:rsidR="00AB24E7">
        <w:t xml:space="preserve"> we might have given a transparent </w:t>
      </w:r>
      <w:r w:rsidR="003D3715">
        <w:t xml:space="preserve">background to start with </w:t>
      </w:r>
      <w:r w:rsidR="00B92292">
        <w:t xml:space="preserve">but sometimes you just don’t have </w:t>
      </w:r>
      <w:r w:rsidR="004A737E">
        <w:t xml:space="preserve">a transparent background </w:t>
      </w:r>
      <w:r w:rsidR="00C1472A">
        <w:t xml:space="preserve">so I will show you how to get rid of that </w:t>
      </w:r>
      <w:r w:rsidR="00722B1E">
        <w:t xml:space="preserve">we are </w:t>
      </w:r>
      <w:proofErr w:type="spellStart"/>
      <w:r w:rsidR="00722B1E">
        <w:t>gon</w:t>
      </w:r>
      <w:r w:rsidR="002A0702">
        <w:t>n</w:t>
      </w:r>
      <w:r w:rsidR="00722B1E">
        <w:t>a</w:t>
      </w:r>
      <w:proofErr w:type="spellEnd"/>
      <w:r w:rsidR="00722B1E">
        <w:t xml:space="preserve"> be using a keyer node </w:t>
      </w:r>
      <w:r w:rsidR="00157EA0">
        <w:t>to do that</w:t>
      </w:r>
    </w:p>
    <w:p w14:paraId="7D8C49A6" w14:textId="1B037784" w:rsidR="004F60EA" w:rsidRDefault="006E2AD6" w:rsidP="006E2AD6">
      <w:pPr>
        <w:jc w:val="center"/>
      </w:pPr>
      <w:r>
        <w:t>4:35</w:t>
      </w:r>
    </w:p>
    <w:p w14:paraId="2A847535" w14:textId="4F819E09" w:rsidR="00E67559" w:rsidRDefault="00284661" w:rsidP="00E67559">
      <w:r>
        <w:t xml:space="preserve">In previous lesson we have learnt </w:t>
      </w:r>
      <w:r w:rsidR="00CB3EF8">
        <w:t xml:space="preserve">a </w:t>
      </w:r>
      <w:r>
        <w:t>keyer before</w:t>
      </w:r>
      <w:r w:rsidR="00A73BAB">
        <w:t xml:space="preserve"> </w:t>
      </w:r>
    </w:p>
    <w:p w14:paraId="227B651D" w14:textId="6E455755" w:rsidR="00A73BAB" w:rsidRDefault="00A73BAB" w:rsidP="00A73BAB">
      <w:pPr>
        <w:jc w:val="center"/>
      </w:pPr>
      <w:r w:rsidRPr="00A73BAB">
        <w:rPr>
          <w:noProof/>
        </w:rPr>
        <w:drawing>
          <wp:inline distT="0" distB="0" distL="0" distR="0" wp14:anchorId="75344F3D" wp14:editId="72D0BEA2">
            <wp:extent cx="1057423" cy="1228896"/>
            <wp:effectExtent l="0" t="0" r="9525" b="0"/>
            <wp:docPr id="35593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5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ADED" w14:textId="14EE4687" w:rsidR="00A73BAB" w:rsidRDefault="00CB3EF8" w:rsidP="00A73BAB">
      <w:r>
        <w:t>Now we have use</w:t>
      </w:r>
      <w:r w:rsidR="00E308E3">
        <w:t>d</w:t>
      </w:r>
      <w:r>
        <w:t xml:space="preserve"> the Chrome</w:t>
      </w:r>
      <w:r w:rsidR="00483F43">
        <w:t xml:space="preserve"> </w:t>
      </w:r>
      <w:r>
        <w:t xml:space="preserve">Keyer to </w:t>
      </w:r>
      <w:r w:rsidR="008E68E7">
        <w:t>remo</w:t>
      </w:r>
      <w:r w:rsidR="00483F43">
        <w:t>v</w:t>
      </w:r>
      <w:r w:rsidR="008E68E7">
        <w:t xml:space="preserve">e the green </w:t>
      </w:r>
      <w:r w:rsidR="00A52F04">
        <w:t xml:space="preserve">and make it look transparent you can do it </w:t>
      </w:r>
      <w:r w:rsidR="0003729A">
        <w:t xml:space="preserve">with a green or blue screen </w:t>
      </w:r>
      <w:r w:rsidR="003F17C4">
        <w:t xml:space="preserve">but we will </w:t>
      </w:r>
      <w:r w:rsidR="00625C4E">
        <w:t xml:space="preserve">just come down to the keyer </w:t>
      </w:r>
      <w:r w:rsidR="009A7CA4">
        <w:t xml:space="preserve">and we are </w:t>
      </w:r>
      <w:proofErr w:type="spellStart"/>
      <w:r w:rsidR="009A7CA4">
        <w:t>gonna</w:t>
      </w:r>
      <w:proofErr w:type="spellEnd"/>
      <w:r w:rsidR="009A7CA4">
        <w:t xml:space="preserve"> add a keyer in line </w:t>
      </w:r>
      <w:r w:rsidR="004F51C1">
        <w:t xml:space="preserve">here so </w:t>
      </w:r>
      <w:r w:rsidR="00C91360">
        <w:t xml:space="preserve">nothing changes  so far </w:t>
      </w:r>
    </w:p>
    <w:p w14:paraId="375FEBD7" w14:textId="75DBF52D" w:rsidR="00D138DC" w:rsidRDefault="00584C9A" w:rsidP="00A73BAB">
      <w:r>
        <w:t>I have discovered that green or blue screen</w:t>
      </w:r>
      <w:r w:rsidR="00112051">
        <w:t xml:space="preserve"> can be removed by </w:t>
      </w:r>
      <w:proofErr w:type="spellStart"/>
      <w:r w:rsidR="00112051">
        <w:t>chromeKe</w:t>
      </w:r>
      <w:r w:rsidR="005F510C">
        <w:t>y</w:t>
      </w:r>
      <w:proofErr w:type="spellEnd"/>
      <w:r w:rsidR="005F510C">
        <w:t xml:space="preserve"> </w:t>
      </w:r>
      <w:r w:rsidR="00BD3E23">
        <w:t xml:space="preserve">but I think other </w:t>
      </w:r>
      <w:proofErr w:type="spellStart"/>
      <w:r w:rsidR="00BD3E23">
        <w:t>color</w:t>
      </w:r>
      <w:proofErr w:type="spellEnd"/>
      <w:r w:rsidR="00BD3E23">
        <w:t xml:space="preserve"> </w:t>
      </w:r>
      <w:r w:rsidR="00D138DC">
        <w:t>can be removed</w:t>
      </w:r>
      <w:r w:rsidR="002919C1">
        <w:t xml:space="preserve"> by</w:t>
      </w:r>
      <w:r w:rsidR="00D138DC">
        <w:t xml:space="preserve"> keyer </w:t>
      </w:r>
      <w:r w:rsidR="00424A3F">
        <w:t>node</w:t>
      </w:r>
    </w:p>
    <w:p w14:paraId="39DB9BA3" w14:textId="459A2164" w:rsidR="00424A3F" w:rsidRDefault="005F510C" w:rsidP="00A73BAB">
      <w:r>
        <w:t>Now the nod</w:t>
      </w:r>
      <w:r w:rsidR="00F752B1">
        <w:t xml:space="preserve">e </w:t>
      </w:r>
      <w:r>
        <w:t xml:space="preserve">graph will </w:t>
      </w:r>
      <w:r w:rsidR="00F752B1">
        <w:t xml:space="preserve">look like </w:t>
      </w:r>
      <w:r w:rsidR="00610064">
        <w:t>below</w:t>
      </w:r>
    </w:p>
    <w:p w14:paraId="22DF669E" w14:textId="0FB25449" w:rsidR="00610064" w:rsidRDefault="00610064" w:rsidP="00A73BAB">
      <w:r w:rsidRPr="00610064">
        <w:rPr>
          <w:noProof/>
        </w:rPr>
        <w:lastRenderedPageBreak/>
        <w:drawing>
          <wp:inline distT="0" distB="0" distL="0" distR="0" wp14:anchorId="47583602" wp14:editId="785D1FBB">
            <wp:extent cx="5731510" cy="2912110"/>
            <wp:effectExtent l="0" t="0" r="2540" b="2540"/>
            <wp:docPr id="18432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2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7625" w14:textId="27A859DB" w:rsidR="00BD1F18" w:rsidRDefault="00BA1431" w:rsidP="00A73BAB">
      <w:r>
        <w:t>We will go over the settings</w:t>
      </w:r>
      <w:r w:rsidR="00BD1F18">
        <w:t xml:space="preserve"> </w:t>
      </w:r>
      <w:r w:rsidR="00F33DE4">
        <w:t xml:space="preserve">of our </w:t>
      </w:r>
      <w:r w:rsidR="00BD1F18">
        <w:t>Keyer node</w:t>
      </w:r>
    </w:p>
    <w:p w14:paraId="2803FC9C" w14:textId="2313C8FB" w:rsidR="00C55D5C" w:rsidRDefault="00B065B1" w:rsidP="00C55D5C">
      <w:pPr>
        <w:jc w:val="center"/>
      </w:pPr>
      <w:r w:rsidRPr="00B065B1">
        <w:rPr>
          <w:noProof/>
        </w:rPr>
        <w:drawing>
          <wp:inline distT="0" distB="0" distL="0" distR="0" wp14:anchorId="49121369" wp14:editId="557F6EE5">
            <wp:extent cx="3086531" cy="2438740"/>
            <wp:effectExtent l="0" t="0" r="0" b="0"/>
            <wp:docPr id="202357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9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9B2A" w14:textId="34867B17" w:rsidR="00B065B1" w:rsidRDefault="00F0370F" w:rsidP="00C55D5C">
      <w:r>
        <w:t xml:space="preserve">Now we go to Key </w:t>
      </w:r>
      <w:proofErr w:type="spellStart"/>
      <w:r>
        <w:t>color</w:t>
      </w:r>
      <w:proofErr w:type="spellEnd"/>
      <w:r>
        <w:t xml:space="preserve"> </w:t>
      </w:r>
      <w:r w:rsidR="004E3370">
        <w:t>a</w:t>
      </w:r>
      <w:r>
        <w:t>ttribute</w:t>
      </w:r>
      <w:r w:rsidR="00B065B1">
        <w:t xml:space="preserve"> and then choose the </w:t>
      </w:r>
      <w:proofErr w:type="spellStart"/>
      <w:r w:rsidR="00B065B1">
        <w:t>color</w:t>
      </w:r>
      <w:proofErr w:type="spellEnd"/>
      <w:r w:rsidR="00B065B1">
        <w:t xml:space="preserve"> picker as marked  above </w:t>
      </w:r>
      <w:r w:rsidR="00A44B7C">
        <w:t xml:space="preserve">we come over the background of icon and choose </w:t>
      </w:r>
      <w:r w:rsidR="006D6697">
        <w:t xml:space="preserve">the background </w:t>
      </w:r>
      <w:r w:rsidR="00F43564">
        <w:t>of the icon that is white and click on the white to pick it.</w:t>
      </w:r>
    </w:p>
    <w:p w14:paraId="62D40F56" w14:textId="189DCB52" w:rsidR="003D04F5" w:rsidRDefault="003D04F5" w:rsidP="00C55D5C">
      <w:r>
        <w:t xml:space="preserve">Before picking the </w:t>
      </w:r>
      <w:proofErr w:type="spellStart"/>
      <w:r>
        <w:t>color</w:t>
      </w:r>
      <w:proofErr w:type="spellEnd"/>
    </w:p>
    <w:p w14:paraId="740B8560" w14:textId="16BE8492" w:rsidR="003D04F5" w:rsidRDefault="003D04F5" w:rsidP="00C55D5C">
      <w:r w:rsidRPr="003D04F5">
        <w:rPr>
          <w:noProof/>
        </w:rPr>
        <w:lastRenderedPageBreak/>
        <w:drawing>
          <wp:inline distT="0" distB="0" distL="0" distR="0" wp14:anchorId="25F098B4" wp14:editId="1A1EE5B1">
            <wp:extent cx="4315427" cy="2467319"/>
            <wp:effectExtent l="0" t="0" r="9525" b="9525"/>
            <wp:docPr id="2916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2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1F9" w14:textId="7384D7A7" w:rsidR="003D04F5" w:rsidRDefault="003D04F5" w:rsidP="00C55D5C">
      <w:r>
        <w:t xml:space="preserve">After picking the </w:t>
      </w:r>
      <w:proofErr w:type="spellStart"/>
      <w:r>
        <w:t>color</w:t>
      </w:r>
      <w:proofErr w:type="spellEnd"/>
      <w:r>
        <w:t xml:space="preserve"> </w:t>
      </w:r>
    </w:p>
    <w:p w14:paraId="4B4C20CC" w14:textId="274BEC3C" w:rsidR="003D04F5" w:rsidRDefault="001D0E3D" w:rsidP="00C55D5C">
      <w:r w:rsidRPr="001D0E3D">
        <w:rPr>
          <w:noProof/>
        </w:rPr>
        <w:drawing>
          <wp:inline distT="0" distB="0" distL="0" distR="0" wp14:anchorId="26B28926" wp14:editId="2A4437FE">
            <wp:extent cx="4305901" cy="2257740"/>
            <wp:effectExtent l="0" t="0" r="0" b="9525"/>
            <wp:docPr id="132374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3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9966" w14:textId="64DBDE83" w:rsidR="001D0E3D" w:rsidRDefault="001D0E3D" w:rsidP="00C55D5C">
      <w:r>
        <w:t xml:space="preserve">You can see that there is difference </w:t>
      </w:r>
      <w:r w:rsidR="00C4455A">
        <w:t>( that is there is certain lightness ) i</w:t>
      </w:r>
      <w:r>
        <w:t xml:space="preserve">n the viewer </w:t>
      </w:r>
      <w:r w:rsidR="00B97D50">
        <w:t xml:space="preserve">tab as shown </w:t>
      </w:r>
      <w:r w:rsidR="0004083F">
        <w:t>above</w:t>
      </w:r>
    </w:p>
    <w:p w14:paraId="0DE52BF5" w14:textId="77777777" w:rsidR="00F52870" w:rsidRDefault="00BF2E73" w:rsidP="00C55D5C">
      <w:r>
        <w:t xml:space="preserve">We can change the keyer mode </w:t>
      </w:r>
      <w:r w:rsidR="00951EC7">
        <w:t xml:space="preserve">to screen </w:t>
      </w:r>
      <w:r>
        <w:t>(</w:t>
      </w:r>
      <w:r w:rsidR="00843BCE">
        <w:t xml:space="preserve"> </w:t>
      </w:r>
      <w:r>
        <w:t>I think by cho</w:t>
      </w:r>
      <w:r w:rsidR="00843BCE">
        <w:t>o</w:t>
      </w:r>
      <w:r>
        <w:t xml:space="preserve">sing a mode we are telling </w:t>
      </w:r>
      <w:r w:rsidR="00843BCE">
        <w:t>that</w:t>
      </w:r>
      <w:r w:rsidR="00D6741D">
        <w:t xml:space="preserve"> on basis of what we will differentiate the different regions of the image </w:t>
      </w:r>
      <w:r w:rsidR="00E55E06">
        <w:t xml:space="preserve">that tell what region pixels to be transparent </w:t>
      </w:r>
      <w:r w:rsidR="005D60AE">
        <w:t xml:space="preserve">or what pixel be  opaque </w:t>
      </w:r>
      <w:r w:rsidR="0088223E">
        <w:t>here luminance is chosen</w:t>
      </w:r>
      <w:r w:rsidR="00843BCE">
        <w:t xml:space="preserve"> </w:t>
      </w:r>
      <w:r w:rsidR="00297861">
        <w:t xml:space="preserve">maybe it will </w:t>
      </w:r>
      <w:r w:rsidR="00A2282A">
        <w:t>tell to differentiate region on the basis of luminance(</w:t>
      </w:r>
      <w:r w:rsidR="00F24865">
        <w:t xml:space="preserve"> </w:t>
      </w:r>
      <w:r w:rsidR="00A2282A">
        <w:t xml:space="preserve">maybe intensity) of a </w:t>
      </w:r>
      <w:proofErr w:type="spellStart"/>
      <w:r w:rsidR="00A2282A">
        <w:t>color</w:t>
      </w:r>
      <w:proofErr w:type="spellEnd"/>
      <w:r w:rsidR="00F24865">
        <w:t xml:space="preserve"> </w:t>
      </w:r>
      <w:r>
        <w:t>)</w:t>
      </w:r>
      <w:r w:rsidR="00874BCA">
        <w:t xml:space="preserve"> </w:t>
      </w:r>
      <w:r w:rsidR="00DE6173">
        <w:t xml:space="preserve">we change it to screen (now differentiating on the basis of </w:t>
      </w:r>
      <w:r w:rsidR="00101D78">
        <w:t>screen(who knows)</w:t>
      </w:r>
      <w:r w:rsidR="00DE6173">
        <w:t>)</w:t>
      </w:r>
      <w:r w:rsidR="00101D78">
        <w:t xml:space="preserve"> </w:t>
      </w:r>
    </w:p>
    <w:p w14:paraId="01205DFD" w14:textId="1128CB49" w:rsidR="00F52870" w:rsidRDefault="00F52870" w:rsidP="00F52870">
      <w:pPr>
        <w:jc w:val="center"/>
      </w:pPr>
      <w:r w:rsidRPr="00F52870">
        <w:rPr>
          <w:noProof/>
        </w:rPr>
        <w:drawing>
          <wp:inline distT="0" distB="0" distL="0" distR="0" wp14:anchorId="650B5DE6" wp14:editId="001E2B1B">
            <wp:extent cx="1952898" cy="800212"/>
            <wp:effectExtent l="0" t="0" r="9525" b="0"/>
            <wp:docPr id="111438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4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BE8" w14:textId="20ABA661" w:rsidR="0004083F" w:rsidRDefault="00F52870" w:rsidP="00C55D5C">
      <w:r>
        <w:t xml:space="preserve">and </w:t>
      </w:r>
      <w:r w:rsidR="005D15E4">
        <w:t xml:space="preserve">change </w:t>
      </w:r>
      <w:r w:rsidR="000E4190">
        <w:t>the output</w:t>
      </w:r>
      <w:r w:rsidR="003D1BC4">
        <w:t xml:space="preserve"> mode to </w:t>
      </w:r>
      <w:proofErr w:type="spellStart"/>
      <w:r w:rsidR="003D1BC4">
        <w:t>Premultiplied</w:t>
      </w:r>
      <w:proofErr w:type="spellEnd"/>
      <w:r w:rsidR="003D1BC4">
        <w:t xml:space="preserve"> </w:t>
      </w:r>
      <w:r w:rsidR="00FF10C2">
        <w:t xml:space="preserve">from intermediate </w:t>
      </w:r>
    </w:p>
    <w:p w14:paraId="153F610C" w14:textId="77777777" w:rsidR="00FF10C2" w:rsidRDefault="00FF10C2" w:rsidP="00C55D5C"/>
    <w:p w14:paraId="1C5942B5" w14:textId="539942ED" w:rsidR="003D1BC4" w:rsidRDefault="003D1BC4" w:rsidP="00EA0E99">
      <w:pPr>
        <w:jc w:val="center"/>
      </w:pPr>
      <w:r w:rsidRPr="003D1BC4">
        <w:rPr>
          <w:noProof/>
        </w:rPr>
        <w:lastRenderedPageBreak/>
        <w:drawing>
          <wp:inline distT="0" distB="0" distL="0" distR="0" wp14:anchorId="39A96B32" wp14:editId="338222A0">
            <wp:extent cx="1810003" cy="1028844"/>
            <wp:effectExtent l="0" t="0" r="0" b="0"/>
            <wp:docPr id="184899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9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3621" w14:textId="7154601D" w:rsidR="00F22B30" w:rsidRDefault="005F0442" w:rsidP="00C55D5C">
      <w:r>
        <w:t xml:space="preserve">I don’t know what is happening here but I will research about it </w:t>
      </w:r>
      <w:r w:rsidR="00043C7A">
        <w:t xml:space="preserve">but </w:t>
      </w:r>
      <w:r w:rsidR="00813F10">
        <w:t>i</w:t>
      </w:r>
      <w:r w:rsidR="00043C7A">
        <w:t>t slightly replaces the background but not perfectly</w:t>
      </w:r>
    </w:p>
    <w:p w14:paraId="15D68D50" w14:textId="5566FDD3" w:rsidR="00043C7A" w:rsidRDefault="00755A31" w:rsidP="00755A31">
      <w:pPr>
        <w:jc w:val="center"/>
      </w:pPr>
      <w:r w:rsidRPr="00755A31">
        <w:rPr>
          <w:noProof/>
        </w:rPr>
        <w:drawing>
          <wp:inline distT="0" distB="0" distL="0" distR="0" wp14:anchorId="6B247B57" wp14:editId="719CA3D3">
            <wp:extent cx="4401164" cy="2429214"/>
            <wp:effectExtent l="0" t="0" r="0" b="9525"/>
            <wp:docPr id="2419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37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88F7" w14:textId="5492E907" w:rsidR="00755A31" w:rsidRDefault="0089494E" w:rsidP="00755A31">
      <w:pPr>
        <w:rPr>
          <w:b/>
          <w:bCs/>
        </w:rPr>
      </w:pPr>
      <w:r w:rsidRPr="0089494E">
        <w:rPr>
          <w:b/>
          <w:bCs/>
        </w:rPr>
        <w:t>Note:-</w:t>
      </w:r>
    </w:p>
    <w:p w14:paraId="37D7502A" w14:textId="613EE541" w:rsidR="0089494E" w:rsidRDefault="0089494E" w:rsidP="00755A31">
      <w:r>
        <w:t xml:space="preserve">By tab key we can </w:t>
      </w:r>
      <w:r w:rsidR="00374492">
        <w:t xml:space="preserve">open the search wizard to find the tools or feature and use it from there </w:t>
      </w:r>
    </w:p>
    <w:p w14:paraId="7FA88310" w14:textId="3688109A" w:rsidR="00091A65" w:rsidRDefault="00BA6C15" w:rsidP="00BA6C15">
      <w:pPr>
        <w:jc w:val="center"/>
      </w:pPr>
      <w:r w:rsidRPr="00BA6C15">
        <w:rPr>
          <w:noProof/>
        </w:rPr>
        <w:drawing>
          <wp:inline distT="0" distB="0" distL="0" distR="0" wp14:anchorId="1CF1C2BB" wp14:editId="01C85129">
            <wp:extent cx="1152686" cy="1009791"/>
            <wp:effectExtent l="0" t="0" r="9525" b="0"/>
            <wp:docPr id="18768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3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5E8" w14:textId="28777A99" w:rsidR="00BA6C15" w:rsidRDefault="00E24A76" w:rsidP="00BA6C15">
      <w:r>
        <w:t xml:space="preserve">In my output there is redness remains </w:t>
      </w:r>
      <w:r w:rsidR="004C3EAB">
        <w:t>instead of white background</w:t>
      </w:r>
    </w:p>
    <w:p w14:paraId="377597AF" w14:textId="77777777" w:rsidR="005954C4" w:rsidRDefault="0037499A" w:rsidP="00BA6C15">
      <w:r>
        <w:t>We want to get red</w:t>
      </w:r>
      <w:r w:rsidR="00F049C0">
        <w:t xml:space="preserve"> </w:t>
      </w:r>
      <w:r>
        <w:t xml:space="preserve">pixel out </w:t>
      </w:r>
      <w:r w:rsidR="00F43652">
        <w:t>you</w:t>
      </w:r>
      <w:r w:rsidR="00F049C0">
        <w:t xml:space="preserve"> see </w:t>
      </w:r>
      <w:r w:rsidR="00F43652">
        <w:t xml:space="preserve">it not a perfect key for out removal of background </w:t>
      </w:r>
    </w:p>
    <w:p w14:paraId="421D943E" w14:textId="5497BDD5" w:rsidR="004C3EAB" w:rsidRDefault="005954C4" w:rsidP="00BA6C15">
      <w:r>
        <w:t xml:space="preserve">If instead of </w:t>
      </w:r>
      <w:proofErr w:type="spellStart"/>
      <w:r>
        <w:t>color</w:t>
      </w:r>
      <w:proofErr w:type="spellEnd"/>
      <w:r>
        <w:t xml:space="preserve"> picker we just choose only pure white</w:t>
      </w:r>
      <w:r w:rsidR="00F43652">
        <w:t xml:space="preserve"> </w:t>
      </w:r>
      <w:r>
        <w:t xml:space="preserve">in </w:t>
      </w:r>
      <w:proofErr w:type="spellStart"/>
      <w:r>
        <w:t>color</w:t>
      </w:r>
      <w:proofErr w:type="spellEnd"/>
      <w:r>
        <w:t xml:space="preserve"> chooser</w:t>
      </w:r>
    </w:p>
    <w:p w14:paraId="134BF724" w14:textId="73746403" w:rsidR="005954C4" w:rsidRDefault="002B4A48" w:rsidP="00BA6C15">
      <w:r w:rsidRPr="002B4A48">
        <w:rPr>
          <w:noProof/>
        </w:rPr>
        <w:drawing>
          <wp:inline distT="0" distB="0" distL="0" distR="0" wp14:anchorId="532DB562" wp14:editId="659A12CC">
            <wp:extent cx="5731510" cy="1390015"/>
            <wp:effectExtent l="0" t="0" r="2540" b="635"/>
            <wp:docPr id="14070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13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3AEF" w14:textId="37CD7BDA" w:rsidR="002B4A48" w:rsidRDefault="00813F10" w:rsidP="00BA6C15">
      <w:r>
        <w:t>Now we will see white is removed properly</w:t>
      </w:r>
    </w:p>
    <w:p w14:paraId="024F736A" w14:textId="0BB3CC48" w:rsidR="00813F10" w:rsidRDefault="00813F10" w:rsidP="00BA6C15">
      <w:r>
        <w:lastRenderedPageBreak/>
        <w:t xml:space="preserve">I don’t know what is happening </w:t>
      </w:r>
      <w:r w:rsidR="002F097B">
        <w:t xml:space="preserve">but just for now think by this way the background will be replaced by choosing a </w:t>
      </w:r>
      <w:proofErr w:type="spellStart"/>
      <w:r w:rsidR="002F097B">
        <w:t>color</w:t>
      </w:r>
      <w:proofErr w:type="spellEnd"/>
      <w:r w:rsidR="002F097B">
        <w:t xml:space="preserve"> other than green or blue</w:t>
      </w:r>
      <w:r w:rsidR="0047375C">
        <w:t xml:space="preserve"> that is Keyer mode -&gt; screen and output mode -&gt; </w:t>
      </w:r>
      <w:proofErr w:type="spellStart"/>
      <w:r w:rsidR="0047375C">
        <w:t>Premultiplier</w:t>
      </w:r>
      <w:proofErr w:type="spellEnd"/>
      <w:r w:rsidR="0047375C">
        <w:t xml:space="preserve"> and choose the </w:t>
      </w:r>
      <w:proofErr w:type="spellStart"/>
      <w:r w:rsidR="0047375C">
        <w:t>color</w:t>
      </w:r>
      <w:proofErr w:type="spellEnd"/>
    </w:p>
    <w:p w14:paraId="13230961" w14:textId="63FFBB64" w:rsidR="002F097B" w:rsidRPr="004A62E9" w:rsidRDefault="004A62E9" w:rsidP="00BA6C15">
      <w:pPr>
        <w:rPr>
          <w:b/>
          <w:bCs/>
        </w:rPr>
      </w:pPr>
      <w:r w:rsidRPr="004A62E9">
        <w:rPr>
          <w:b/>
          <w:bCs/>
        </w:rPr>
        <w:t>Note:-</w:t>
      </w:r>
    </w:p>
    <w:p w14:paraId="6DC6BD87" w14:textId="74DAD46B" w:rsidR="004A62E9" w:rsidRDefault="004A62E9" w:rsidP="00BA6C15">
      <w:r>
        <w:t xml:space="preserve">Keyer has more features </w:t>
      </w:r>
      <w:r w:rsidR="000B0390">
        <w:t xml:space="preserve">than </w:t>
      </w:r>
      <w:proofErr w:type="spellStart"/>
      <w:r w:rsidR="00502421">
        <w:t>ChromaKeyer</w:t>
      </w:r>
      <w:proofErr w:type="spellEnd"/>
      <w:r w:rsidR="00502421">
        <w:t xml:space="preserve"> </w:t>
      </w:r>
    </w:p>
    <w:p w14:paraId="2111DCE7" w14:textId="409C278E" w:rsidR="00851ADA" w:rsidRDefault="009E008F" w:rsidP="00BA6C15">
      <w:r>
        <w:t>S by choosing white we get below output</w:t>
      </w:r>
    </w:p>
    <w:p w14:paraId="21509FFB" w14:textId="40860C5C" w:rsidR="009E008F" w:rsidRDefault="009E008F" w:rsidP="009E008F">
      <w:pPr>
        <w:jc w:val="center"/>
      </w:pPr>
      <w:r w:rsidRPr="009E008F">
        <w:rPr>
          <w:noProof/>
        </w:rPr>
        <w:drawing>
          <wp:inline distT="0" distB="0" distL="0" distR="0" wp14:anchorId="7194EB2D" wp14:editId="790F21AB">
            <wp:extent cx="4515480" cy="2562583"/>
            <wp:effectExtent l="0" t="0" r="0" b="9525"/>
            <wp:docPr id="18002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6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A06" w14:textId="66FCC2E0" w:rsidR="002F37FB" w:rsidRDefault="00DC7FB6" w:rsidP="009E008F">
      <w:r>
        <w:t>For some reason the pixel were not accurately white</w:t>
      </w:r>
      <w:r w:rsidR="00CA7148">
        <w:t xml:space="preserve"> in the background image of icon</w:t>
      </w:r>
      <w:r>
        <w:t xml:space="preserve"> </w:t>
      </w:r>
      <w:r w:rsidR="00CA7148">
        <w:t xml:space="preserve">so instead </w:t>
      </w:r>
      <w:r w:rsidR="00003046">
        <w:t>of actually keying a</w:t>
      </w:r>
      <w:r w:rsidR="00446497">
        <w:t>n</w:t>
      </w:r>
      <w:r w:rsidR="00003046">
        <w:t xml:space="preserve">d selecting </w:t>
      </w:r>
      <w:r w:rsidR="00DB497A">
        <w:t xml:space="preserve">since we know the background is white </w:t>
      </w:r>
      <w:r w:rsidR="000C0188">
        <w:t xml:space="preserve">we just </w:t>
      </w:r>
      <w:r w:rsidR="001C166A">
        <w:t xml:space="preserve">click on the white part of the </w:t>
      </w:r>
      <w:proofErr w:type="spellStart"/>
      <w:r w:rsidR="001C166A">
        <w:t>color</w:t>
      </w:r>
      <w:proofErr w:type="spellEnd"/>
      <w:r w:rsidR="001C166A">
        <w:t xml:space="preserve"> wheel </w:t>
      </w:r>
      <w:r w:rsidR="002E5FBB">
        <w:t xml:space="preserve">otherwise </w:t>
      </w:r>
      <w:r w:rsidR="00491D55">
        <w:t>i</w:t>
      </w:r>
      <w:r w:rsidR="002E5FBB">
        <w:t xml:space="preserve">f you chose some light </w:t>
      </w:r>
      <w:proofErr w:type="spellStart"/>
      <w:r w:rsidR="002E5FBB">
        <w:t>color</w:t>
      </w:r>
      <w:proofErr w:type="spellEnd"/>
      <w:r w:rsidR="002E5FBB">
        <w:t xml:space="preserve"> that is mixture of two </w:t>
      </w:r>
      <w:proofErr w:type="spellStart"/>
      <w:r w:rsidR="002E5FBB">
        <w:t>color</w:t>
      </w:r>
      <w:proofErr w:type="spellEnd"/>
      <w:r w:rsidR="002E5FBB">
        <w:t xml:space="preserve"> that includes wh</w:t>
      </w:r>
      <w:r w:rsidR="00BA6A14">
        <w:t xml:space="preserve">ite </w:t>
      </w:r>
      <w:r w:rsidR="006C724C">
        <w:t xml:space="preserve">then one </w:t>
      </w:r>
      <w:proofErr w:type="spellStart"/>
      <w:r w:rsidR="006C724C">
        <w:t>color</w:t>
      </w:r>
      <w:proofErr w:type="spellEnd"/>
      <w:r w:rsidR="006C724C">
        <w:t xml:space="preserve"> would shine through like </w:t>
      </w:r>
      <w:r w:rsidR="003D0C5C">
        <w:t xml:space="preserve">we were getting red </w:t>
      </w:r>
      <w:r w:rsidR="000D176D">
        <w:t xml:space="preserve">hue coming through </w:t>
      </w:r>
      <w:r w:rsidR="00472C34">
        <w:t xml:space="preserve">Now we can play and render this nice thing </w:t>
      </w:r>
      <w:r w:rsidR="00145CC2">
        <w:t xml:space="preserve">that alone could be a good logo </w:t>
      </w:r>
      <w:r w:rsidR="00A9733C">
        <w:t xml:space="preserve">I mean a good splash screen </w:t>
      </w:r>
      <w:r w:rsidR="00F85F3A">
        <w:t xml:space="preserve">but If we  want to do something differently </w:t>
      </w:r>
      <w:r w:rsidR="00847D98">
        <w:t xml:space="preserve">we </w:t>
      </w:r>
      <w:r w:rsidR="00132ECC">
        <w:t xml:space="preserve">can add in some animation to this </w:t>
      </w:r>
      <w:r w:rsidR="005679FF">
        <w:t>so let’s have</w:t>
      </w:r>
      <w:r w:rsidR="00A62000">
        <w:t xml:space="preserve"> </w:t>
      </w:r>
      <w:r w:rsidR="00B118E9">
        <w:t xml:space="preserve">it starting it from the bottom of the screen </w:t>
      </w:r>
      <w:r w:rsidR="002F37FB">
        <w:t>as shown below</w:t>
      </w:r>
    </w:p>
    <w:p w14:paraId="176ABF29" w14:textId="3749C1CF" w:rsidR="002F37FB" w:rsidRDefault="002F37FB" w:rsidP="002F37FB">
      <w:pPr>
        <w:jc w:val="center"/>
      </w:pPr>
      <w:r w:rsidRPr="002F37FB">
        <w:rPr>
          <w:noProof/>
        </w:rPr>
        <w:drawing>
          <wp:inline distT="0" distB="0" distL="0" distR="0" wp14:anchorId="239CFCF1" wp14:editId="58A072C1">
            <wp:extent cx="4734586" cy="2838846"/>
            <wp:effectExtent l="0" t="0" r="8890" b="0"/>
            <wp:docPr id="14568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99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61C" w14:textId="64D423B5" w:rsidR="00A203A6" w:rsidRDefault="00175C4B" w:rsidP="002F37FB">
      <w:r>
        <w:lastRenderedPageBreak/>
        <w:t>l</w:t>
      </w:r>
      <w:r w:rsidR="00387095">
        <w:t xml:space="preserve">et’s do </w:t>
      </w:r>
      <w:r w:rsidR="009678E8">
        <w:t>and let’s have</w:t>
      </w:r>
      <w:r w:rsidR="008D52ED">
        <w:t xml:space="preserve"> </w:t>
      </w:r>
      <w:r w:rsidR="009678E8">
        <w:t xml:space="preserve">it animate </w:t>
      </w:r>
      <w:r w:rsidR="00701A5B">
        <w:t xml:space="preserve">so from frame 1 </w:t>
      </w:r>
      <w:r w:rsidR="00DE1BC6">
        <w:t xml:space="preserve">and now double click on the transform node to </w:t>
      </w:r>
      <w:r w:rsidR="001C3B86">
        <w:t xml:space="preserve">see its properties on top on properties </w:t>
      </w:r>
      <w:r w:rsidR="00A203A6">
        <w:t>panel</w:t>
      </w:r>
      <w:r w:rsidR="005956BB">
        <w:t xml:space="preserve"> like below</w:t>
      </w:r>
    </w:p>
    <w:p w14:paraId="4F94EB67" w14:textId="7703A7DF" w:rsidR="005956BB" w:rsidRDefault="00EF4839" w:rsidP="002F37FB">
      <w:r w:rsidRPr="00EF4839">
        <w:rPr>
          <w:noProof/>
        </w:rPr>
        <w:drawing>
          <wp:inline distT="0" distB="0" distL="0" distR="0" wp14:anchorId="624BFE9C" wp14:editId="38AA9665">
            <wp:extent cx="5731510" cy="3877310"/>
            <wp:effectExtent l="0" t="0" r="2540" b="8890"/>
            <wp:docPr id="15979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1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3223" w14:textId="1F5CE962" w:rsidR="00EF4839" w:rsidRDefault="00EF4839" w:rsidP="002F37FB">
      <w:r>
        <w:t xml:space="preserve">Now right click on </w:t>
      </w:r>
      <w:r w:rsidR="009E64EF">
        <w:t xml:space="preserve">the translate and then submenu will be opened </w:t>
      </w:r>
    </w:p>
    <w:p w14:paraId="72BBB0BD" w14:textId="504B9795" w:rsidR="0080693F" w:rsidRDefault="0080693F" w:rsidP="0080693F">
      <w:pPr>
        <w:jc w:val="center"/>
      </w:pPr>
      <w:r w:rsidRPr="0080693F">
        <w:rPr>
          <w:noProof/>
        </w:rPr>
        <w:drawing>
          <wp:inline distT="0" distB="0" distL="0" distR="0" wp14:anchorId="7F031973" wp14:editId="34F44751">
            <wp:extent cx="2086266" cy="1181265"/>
            <wp:effectExtent l="0" t="0" r="9525" b="0"/>
            <wp:docPr id="6291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30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D4CC" w14:textId="30E79C64" w:rsidR="0080693F" w:rsidRDefault="00D169C3" w:rsidP="0080693F">
      <w:r>
        <w:t xml:space="preserve">and </w:t>
      </w:r>
      <w:r w:rsidR="00134D45">
        <w:t xml:space="preserve">now we clicked on </w:t>
      </w:r>
      <w:r w:rsidR="00221EBC">
        <w:t>Set key( all dimension )</w:t>
      </w:r>
      <w:r w:rsidR="0005713B">
        <w:t xml:space="preserve"> </w:t>
      </w:r>
      <w:r w:rsidR="0075096D">
        <w:t xml:space="preserve">now all field is turned blue In </w:t>
      </w:r>
      <w:proofErr w:type="spellStart"/>
      <w:r w:rsidR="0075096D">
        <w:t>color</w:t>
      </w:r>
      <w:proofErr w:type="spellEnd"/>
      <w:r w:rsidR="0075096D">
        <w:t xml:space="preserve"> </w:t>
      </w:r>
      <w:r w:rsidR="00554B66">
        <w:t>means there is keyframe</w:t>
      </w:r>
      <w:r w:rsidR="004E40D7">
        <w:t xml:space="preserve"> </w:t>
      </w:r>
      <w:r w:rsidR="00841380">
        <w:t xml:space="preserve">in that </w:t>
      </w:r>
      <w:r w:rsidR="00D02701">
        <w:t>frame in timeline that is first frame as we are currently in it Now go to 30</w:t>
      </w:r>
      <w:r w:rsidR="00D02701" w:rsidRPr="00D02701">
        <w:rPr>
          <w:vertAlign w:val="superscript"/>
        </w:rPr>
        <w:t>th</w:t>
      </w:r>
      <w:r w:rsidR="00D02701">
        <w:t xml:space="preserve"> frame</w:t>
      </w:r>
    </w:p>
    <w:p w14:paraId="6DA1989B" w14:textId="0D4B565F" w:rsidR="00EA3A38" w:rsidRDefault="00EA3A38" w:rsidP="00C0113B">
      <w:pPr>
        <w:jc w:val="center"/>
      </w:pPr>
      <w:r w:rsidRPr="00EA3A38">
        <w:rPr>
          <w:noProof/>
        </w:rPr>
        <w:drawing>
          <wp:inline distT="0" distB="0" distL="0" distR="0" wp14:anchorId="1E3D2526" wp14:editId="2AC6E3D8">
            <wp:extent cx="1800476" cy="962159"/>
            <wp:effectExtent l="0" t="0" r="9525" b="9525"/>
            <wp:docPr id="14411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78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715" w14:textId="15016CBC" w:rsidR="00D02701" w:rsidRDefault="00E50F20" w:rsidP="0080693F">
      <w:r>
        <w:t>or even faster than that go to frame 15</w:t>
      </w:r>
      <w:r w:rsidR="00B7603A">
        <w:t xml:space="preserve"> (now the translate field is sky blue (means no keyframe there))</w:t>
      </w:r>
      <w:r>
        <w:t xml:space="preserve"> </w:t>
      </w:r>
      <w:r w:rsidR="00B7603A">
        <w:t>and then we move it</w:t>
      </w:r>
      <w:r w:rsidR="000A263E">
        <w:t xml:space="preserve"> to the </w:t>
      </w:r>
      <w:proofErr w:type="spellStart"/>
      <w:r w:rsidR="000A263E">
        <w:t>center</w:t>
      </w:r>
      <w:proofErr w:type="spellEnd"/>
      <w:r w:rsidR="000A263E">
        <w:t xml:space="preserve"> by</w:t>
      </w:r>
      <w:r w:rsidR="00B7603A">
        <w:t xml:space="preserve"> </w:t>
      </w:r>
      <w:r w:rsidR="000A263E">
        <w:t xml:space="preserve">changing the y position </w:t>
      </w:r>
      <w:r w:rsidR="00B7603A">
        <w:t xml:space="preserve">due to which the field is again blue in </w:t>
      </w:r>
      <w:proofErr w:type="spellStart"/>
      <w:r w:rsidR="00B7603A">
        <w:t>color</w:t>
      </w:r>
      <w:proofErr w:type="spellEnd"/>
      <w:r w:rsidR="00A64B34">
        <w:t xml:space="preserve"> means at 15 frame there is keyframe </w:t>
      </w:r>
      <w:r w:rsidR="002C169A">
        <w:t xml:space="preserve">that represents </w:t>
      </w:r>
      <w:r w:rsidR="006D734B">
        <w:t xml:space="preserve">change </w:t>
      </w:r>
      <w:r w:rsidR="0002730D">
        <w:t>in the position</w:t>
      </w:r>
    </w:p>
    <w:p w14:paraId="2B19EA4A" w14:textId="53B14A2D" w:rsidR="00EA3A38" w:rsidRDefault="00EA3A38" w:rsidP="0080693F">
      <w:r>
        <w:t>we can</w:t>
      </w:r>
      <w:r w:rsidR="00C0113B">
        <w:t xml:space="preserve"> do other things like</w:t>
      </w:r>
      <w:r>
        <w:t xml:space="preserve"> </w:t>
      </w:r>
      <w:r w:rsidR="00C0113B">
        <w:t xml:space="preserve">Rotation </w:t>
      </w:r>
    </w:p>
    <w:p w14:paraId="3E005CCA" w14:textId="77777777" w:rsidR="00836D8D" w:rsidRDefault="00581F04" w:rsidP="0080693F">
      <w:r>
        <w:lastRenderedPageBreak/>
        <w:t>now we right click on rot</w:t>
      </w:r>
      <w:r w:rsidR="00AA23EE">
        <w:t>a</w:t>
      </w:r>
      <w:r>
        <w:t xml:space="preserve">tion and click on set Keyframe </w:t>
      </w:r>
      <w:r w:rsidR="006C3715">
        <w:t xml:space="preserve">due to which the frame field will be in complete blue </w:t>
      </w:r>
      <w:proofErr w:type="spellStart"/>
      <w:r w:rsidR="006C3715">
        <w:t>color</w:t>
      </w:r>
      <w:proofErr w:type="spellEnd"/>
      <w:r w:rsidR="006C3715">
        <w:t xml:space="preserve"> </w:t>
      </w:r>
      <w:r>
        <w:t xml:space="preserve">in first frame </w:t>
      </w:r>
    </w:p>
    <w:p w14:paraId="76B8F970" w14:textId="314625FD" w:rsidR="00836D8D" w:rsidRDefault="00836D8D" w:rsidP="00836D8D">
      <w:pPr>
        <w:jc w:val="center"/>
      </w:pPr>
      <w:r w:rsidRPr="00836D8D">
        <w:rPr>
          <w:noProof/>
        </w:rPr>
        <w:drawing>
          <wp:inline distT="0" distB="0" distL="0" distR="0" wp14:anchorId="6B2C2EC1" wp14:editId="190A85C5">
            <wp:extent cx="1838582" cy="438211"/>
            <wp:effectExtent l="0" t="0" r="9525" b="0"/>
            <wp:docPr id="94395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52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5CA" w14:textId="77777777" w:rsidR="006C6BEB" w:rsidRDefault="006C3715" w:rsidP="0080693F">
      <w:r>
        <w:t>and then come at 15 fra</w:t>
      </w:r>
      <w:r w:rsidR="00AF3339">
        <w:t>m</w:t>
      </w:r>
      <w:r>
        <w:t xml:space="preserve">e </w:t>
      </w:r>
      <w:r w:rsidR="00BA6A18">
        <w:t xml:space="preserve">and then here field will be in light blue </w:t>
      </w:r>
      <w:proofErr w:type="spellStart"/>
      <w:r w:rsidR="00BA6A18">
        <w:t>color</w:t>
      </w:r>
      <w:proofErr w:type="spellEnd"/>
      <w:r w:rsidR="00847175">
        <w:t xml:space="preserve"> </w:t>
      </w:r>
    </w:p>
    <w:p w14:paraId="64CC2552" w14:textId="2112F7DC" w:rsidR="006C6BEB" w:rsidRDefault="006C6BEB">
      <w:pPr>
        <w:jc w:val="center"/>
        <w:pPrChange w:id="0" w:author="Falak Lama" w:date="2025-05-28T14:16:00Z" w16du:dateUtc="2025-05-28T08:46:00Z">
          <w:pPr/>
        </w:pPrChange>
      </w:pPr>
      <w:r w:rsidRPr="006C6BEB">
        <w:rPr>
          <w:noProof/>
        </w:rPr>
        <w:drawing>
          <wp:inline distT="0" distB="0" distL="0" distR="0" wp14:anchorId="6FBB8737" wp14:editId="083F3016">
            <wp:extent cx="1638529" cy="323895"/>
            <wp:effectExtent l="0" t="0" r="0" b="0"/>
            <wp:docPr id="10468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9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D46" w14:textId="371F0E53" w:rsidR="00373092" w:rsidDel="006C6BEB" w:rsidRDefault="005D16FA" w:rsidP="0080693F">
      <w:pPr>
        <w:rPr>
          <w:del w:id="1" w:author="Falak Lama" w:date="2025-05-28T14:16:00Z" w16du:dateUtc="2025-05-28T08:46:00Z"/>
        </w:rPr>
      </w:pPr>
      <w:r>
        <w:t xml:space="preserve">now we set the value of rotate to 360 </w:t>
      </w:r>
      <w:r w:rsidR="006C6BEB">
        <w:t>no</w:t>
      </w:r>
      <w:ins w:id="2" w:author="Falak Lama" w:date="2025-05-28T14:16:00Z" w16du:dateUtc="2025-05-28T08:46:00Z">
        <w:r w:rsidR="006C6BEB">
          <w:t xml:space="preserve">w </w:t>
        </w:r>
        <w:r w:rsidR="001A0CE6">
          <w:t xml:space="preserve">our field will be blue in </w:t>
        </w:r>
      </w:ins>
    </w:p>
    <w:p w14:paraId="207A956D" w14:textId="5640EE1E" w:rsidR="00BA6A18" w:rsidDel="006C6BEB" w:rsidRDefault="00BA6A18" w:rsidP="0080693F">
      <w:pPr>
        <w:rPr>
          <w:del w:id="3" w:author="Falak Lama" w:date="2025-05-28T14:16:00Z" w16du:dateUtc="2025-05-28T08:46:00Z"/>
        </w:rPr>
      </w:pPr>
    </w:p>
    <w:p w14:paraId="47AF39C9" w14:textId="1B8966C7" w:rsidR="0002730D" w:rsidRDefault="001A0CE6" w:rsidP="0080693F">
      <w:pPr>
        <w:rPr>
          <w:ins w:id="4" w:author="Falak Lama" w:date="2025-05-28T14:18:00Z" w16du:dateUtc="2025-05-28T08:48:00Z"/>
        </w:rPr>
      </w:pPr>
      <w:proofErr w:type="spellStart"/>
      <w:ins w:id="5" w:author="Falak Lama" w:date="2025-05-28T14:16:00Z" w16du:dateUtc="2025-05-28T08:46:00Z">
        <w:r>
          <w:t>color</w:t>
        </w:r>
        <w:proofErr w:type="spellEnd"/>
        <w:r>
          <w:t xml:space="preserve"> </w:t>
        </w:r>
      </w:ins>
      <w:ins w:id="6" w:author="Falak Lama" w:date="2025-05-28T14:17:00Z" w16du:dateUtc="2025-05-28T08:47:00Z">
        <w:r w:rsidR="002F166A">
          <w:t xml:space="preserve">meaning that </w:t>
        </w:r>
        <w:r w:rsidR="007F1281">
          <w:t xml:space="preserve">at frame </w:t>
        </w:r>
      </w:ins>
      <w:ins w:id="7" w:author="Falak Lama" w:date="2025-05-28T14:18:00Z" w16du:dateUtc="2025-05-28T08:48:00Z">
        <w:r w:rsidR="00C10EB8">
          <w:t>1</w:t>
        </w:r>
      </w:ins>
      <w:ins w:id="8" w:author="Falak Lama" w:date="2025-05-28T14:17:00Z" w16du:dateUtc="2025-05-28T08:47:00Z">
        <w:r w:rsidR="007F1281">
          <w:t>5 the keyfram</w:t>
        </w:r>
      </w:ins>
      <w:ins w:id="9" w:author="Falak Lama" w:date="2025-05-28T14:18:00Z" w16du:dateUtc="2025-05-28T08:48:00Z">
        <w:r w:rsidR="007F1281">
          <w:t xml:space="preserve">e for rotation </w:t>
        </w:r>
        <w:r w:rsidR="00C10EB8">
          <w:t xml:space="preserve">is set </w:t>
        </w:r>
      </w:ins>
    </w:p>
    <w:p w14:paraId="0EEA0ABE" w14:textId="694C8377" w:rsidR="00881E84" w:rsidRDefault="00881E84" w:rsidP="0080693F">
      <w:pPr>
        <w:rPr>
          <w:ins w:id="10" w:author="Falak Lama" w:date="2025-05-28T14:20:00Z" w16du:dateUtc="2025-05-28T08:50:00Z"/>
        </w:rPr>
      </w:pPr>
      <w:ins w:id="11" w:author="Falak Lama" w:date="2025-05-28T14:18:00Z" w16du:dateUtc="2025-05-28T08:48:00Z">
        <w:r>
          <w:t xml:space="preserve">Now our icon will come from bottom while rotating to middle of the </w:t>
        </w:r>
      </w:ins>
      <w:ins w:id="12" w:author="Falak Lama" w:date="2025-05-28T14:19:00Z" w16du:dateUtc="2025-05-28T08:49:00Z">
        <w:r>
          <w:t xml:space="preserve">screen </w:t>
        </w:r>
        <w:r w:rsidR="00F4660B">
          <w:t xml:space="preserve">and stops at the </w:t>
        </w:r>
        <w:proofErr w:type="spellStart"/>
        <w:r w:rsidR="00F4660B">
          <w:t>center</w:t>
        </w:r>
        <w:proofErr w:type="spellEnd"/>
        <w:r w:rsidR="00F4660B">
          <w:t xml:space="preserve"> of the screen</w:t>
        </w:r>
        <w:r w:rsidR="004C33F6">
          <w:t xml:space="preserve"> and at that fully rotated </w:t>
        </w:r>
      </w:ins>
      <w:ins w:id="13" w:author="Falak Lama" w:date="2025-05-28T14:20:00Z" w16du:dateUtc="2025-05-28T08:50:00Z">
        <w:r w:rsidR="004C33F6">
          <w:t xml:space="preserve">to 360 degree </w:t>
        </w:r>
      </w:ins>
      <w:ins w:id="14" w:author="Falak Lama" w:date="2025-05-28T14:21:00Z" w16du:dateUtc="2025-05-28T08:51:00Z">
        <w:r w:rsidR="009F77F0">
          <w:t xml:space="preserve">and background is doing its things </w:t>
        </w:r>
      </w:ins>
    </w:p>
    <w:p w14:paraId="76BA2BC3" w14:textId="78AF927F" w:rsidR="00287D61" w:rsidRDefault="00287D61" w:rsidP="00287D61">
      <w:pPr>
        <w:jc w:val="center"/>
        <w:rPr>
          <w:ins w:id="15" w:author="Falak Lama" w:date="2025-05-28T14:21:00Z" w16du:dateUtc="2025-05-28T08:51:00Z"/>
        </w:rPr>
      </w:pPr>
      <w:ins w:id="16" w:author="Falak Lama" w:date="2025-05-28T14:21:00Z" w16du:dateUtc="2025-05-28T08:51:00Z">
        <w:r w:rsidRPr="00287D61">
          <w:rPr>
            <w:noProof/>
          </w:rPr>
          <w:drawing>
            <wp:inline distT="0" distB="0" distL="0" distR="0" wp14:anchorId="02941C3C" wp14:editId="070BD449">
              <wp:extent cx="2924583" cy="1686160"/>
              <wp:effectExtent l="0" t="0" r="9525" b="9525"/>
              <wp:docPr id="183078029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30780292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4583" cy="1686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7E64B7" w14:textId="796EC063" w:rsidR="00533532" w:rsidRDefault="00533532" w:rsidP="00533532">
      <w:pPr>
        <w:rPr>
          <w:ins w:id="17" w:author="Falak Lama" w:date="2025-05-28T14:24:00Z" w16du:dateUtc="2025-05-28T08:54:00Z"/>
        </w:rPr>
      </w:pPr>
      <w:ins w:id="18" w:author="Falak Lama" w:date="2025-05-28T14:21:00Z" w16du:dateUtc="2025-05-28T08:51:00Z">
        <w:r>
          <w:t xml:space="preserve">At frame 30 </w:t>
        </w:r>
      </w:ins>
      <w:ins w:id="19" w:author="Falak Lama" w:date="2025-05-28T14:22:00Z" w16du:dateUtc="2025-05-28T08:52:00Z">
        <w:r w:rsidR="00B4317C">
          <w:t xml:space="preserve">we could apply something else that </w:t>
        </w:r>
        <w:r w:rsidR="00323741">
          <w:t xml:space="preserve">we could apply </w:t>
        </w:r>
        <w:proofErr w:type="spellStart"/>
        <w:r w:rsidR="00323741">
          <w:t>somet</w:t>
        </w:r>
      </w:ins>
      <w:ins w:id="20" w:author="Falak Lama" w:date="2025-05-28T14:23:00Z" w16du:dateUtc="2025-05-28T08:53:00Z">
        <w:r w:rsidR="00AD02AE">
          <w:t>hine</w:t>
        </w:r>
        <w:proofErr w:type="spellEnd"/>
        <w:r w:rsidR="00AD02AE">
          <w:t xml:space="preserve"> else like </w:t>
        </w:r>
        <w:r w:rsidR="00B64C07">
          <w:t xml:space="preserve">we could apply some other effect </w:t>
        </w:r>
      </w:ins>
    </w:p>
    <w:p w14:paraId="31E56C75" w14:textId="1A334D06" w:rsidR="00E17763" w:rsidRDefault="00E17763" w:rsidP="00533532">
      <w:pPr>
        <w:rPr>
          <w:ins w:id="21" w:author="Falak Lama" w:date="2025-05-28T14:26:00Z" w16du:dateUtc="2025-05-28T08:56:00Z"/>
        </w:rPr>
      </w:pPr>
      <w:ins w:id="22" w:author="Falak Lama" w:date="2025-05-28T14:25:00Z" w16du:dateUtc="2025-05-28T08:55:00Z">
        <w:r>
          <w:t>At frame 30 we could do something like sk</w:t>
        </w:r>
        <w:r w:rsidR="00571D10">
          <w:t xml:space="preserve">ew </w:t>
        </w:r>
      </w:ins>
    </w:p>
    <w:p w14:paraId="15EB552A" w14:textId="438CD74B" w:rsidR="00D4527A" w:rsidRDefault="00D4527A" w:rsidP="00533532">
      <w:pPr>
        <w:rPr>
          <w:ins w:id="23" w:author="Falak Lama" w:date="2025-05-28T14:27:00Z" w16du:dateUtc="2025-05-28T08:57:00Z"/>
        </w:rPr>
      </w:pPr>
      <w:ins w:id="24" w:author="Falak Lama" w:date="2025-05-28T14:26:00Z" w16du:dateUtc="2025-05-28T08:56:00Z">
        <w:r>
          <w:t xml:space="preserve">When we get to frame 30 </w:t>
        </w:r>
        <w:r w:rsidR="00874D6C">
          <w:t xml:space="preserve">we will set a keyframe for the skew </w:t>
        </w:r>
      </w:ins>
    </w:p>
    <w:p w14:paraId="295AD9A3" w14:textId="00D17D0C" w:rsidR="003E127D" w:rsidRDefault="003E127D" w:rsidP="00533532">
      <w:pPr>
        <w:rPr>
          <w:ins w:id="25" w:author="Falak Lama" w:date="2025-05-28T14:27:00Z" w16du:dateUtc="2025-05-28T08:57:00Z"/>
        </w:rPr>
      </w:pPr>
      <w:ins w:id="26" w:author="Falak Lama" w:date="2025-05-28T14:27:00Z" w16du:dateUtc="2025-05-28T08:57:00Z">
        <w:r w:rsidRPr="003E127D">
          <w:rPr>
            <w:noProof/>
          </w:rPr>
          <w:drawing>
            <wp:inline distT="0" distB="0" distL="0" distR="0" wp14:anchorId="7FB6D666" wp14:editId="244C0B3B">
              <wp:extent cx="5220429" cy="552527"/>
              <wp:effectExtent l="0" t="0" r="0" b="0"/>
              <wp:docPr id="85492560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4925606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0429" cy="5525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CAE8EA" w14:textId="46D6E31F" w:rsidR="003E127D" w:rsidRDefault="00296CDB" w:rsidP="00533532">
      <w:pPr>
        <w:rPr>
          <w:ins w:id="27" w:author="Falak Lama" w:date="2025-05-28T14:27:00Z" w16du:dateUtc="2025-05-28T08:57:00Z"/>
        </w:rPr>
      </w:pPr>
      <w:ins w:id="28" w:author="Falak Lama" w:date="2025-05-28T14:27:00Z" w16du:dateUtc="2025-05-28T08:57:00Z">
        <w:r>
          <w:t>And then reach frame 35</w:t>
        </w:r>
      </w:ins>
    </w:p>
    <w:p w14:paraId="33C6FCAE" w14:textId="410C9A23" w:rsidR="008B0695" w:rsidRDefault="008B0695" w:rsidP="008B0695">
      <w:pPr>
        <w:jc w:val="center"/>
        <w:rPr>
          <w:ins w:id="29" w:author="Falak Lama" w:date="2025-05-28T14:27:00Z" w16du:dateUtc="2025-05-28T08:57:00Z"/>
        </w:rPr>
      </w:pPr>
      <w:ins w:id="30" w:author="Falak Lama" w:date="2025-05-28T14:27:00Z" w16du:dateUtc="2025-05-28T08:57:00Z">
        <w:r w:rsidRPr="008B0695">
          <w:rPr>
            <w:noProof/>
          </w:rPr>
          <w:drawing>
            <wp:inline distT="0" distB="0" distL="0" distR="0" wp14:anchorId="1B81F9C6" wp14:editId="6457EF3A">
              <wp:extent cx="1933845" cy="333422"/>
              <wp:effectExtent l="0" t="0" r="0" b="9525"/>
              <wp:docPr id="16161279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1612799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3845" cy="3334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AB5379" w14:textId="5B3DF654" w:rsidR="008B0695" w:rsidRDefault="00171A6D" w:rsidP="008B0695">
      <w:pPr>
        <w:rPr>
          <w:ins w:id="31" w:author="Falak Lama" w:date="2025-05-28T14:28:00Z" w16du:dateUtc="2025-05-28T08:58:00Z"/>
        </w:rPr>
      </w:pPr>
      <w:ins w:id="32" w:author="Falak Lama" w:date="2025-05-28T14:28:00Z" w16du:dateUtc="2025-05-28T08:58:00Z">
        <w:r>
          <w:t>Now we set skew to -0.623</w:t>
        </w:r>
      </w:ins>
    </w:p>
    <w:p w14:paraId="3BFFC2DC" w14:textId="538322AA" w:rsidR="00171A6D" w:rsidRDefault="00171A6D">
      <w:pPr>
        <w:jc w:val="center"/>
        <w:rPr>
          <w:ins w:id="33" w:author="Falak Lama" w:date="2025-05-28T14:28:00Z" w16du:dateUtc="2025-05-28T08:58:00Z"/>
        </w:rPr>
        <w:pPrChange w:id="34" w:author="Falak Lama" w:date="2025-05-28T14:28:00Z" w16du:dateUtc="2025-05-28T08:58:00Z">
          <w:pPr/>
        </w:pPrChange>
      </w:pPr>
      <w:ins w:id="35" w:author="Falak Lama" w:date="2025-05-28T14:28:00Z" w16du:dateUtc="2025-05-28T08:58:00Z">
        <w:r w:rsidRPr="00171A6D">
          <w:rPr>
            <w:noProof/>
          </w:rPr>
          <w:drawing>
            <wp:inline distT="0" distB="0" distL="0" distR="0" wp14:anchorId="68D5C32D" wp14:editId="6BAD7301">
              <wp:extent cx="3200847" cy="504895"/>
              <wp:effectExtent l="0" t="0" r="0" b="0"/>
              <wp:docPr id="71374579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13745793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0847" cy="504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65EAF6" w14:textId="65AB4C58" w:rsidR="00171A6D" w:rsidRDefault="003561AA" w:rsidP="008B0695">
      <w:pPr>
        <w:rPr>
          <w:ins w:id="36" w:author="Falak Lama" w:date="2025-05-28T14:28:00Z" w16du:dateUtc="2025-05-28T08:58:00Z"/>
        </w:rPr>
      </w:pPr>
      <w:ins w:id="37" w:author="Falak Lama" w:date="2025-05-28T14:28:00Z" w16du:dateUtc="2025-05-28T08:58:00Z">
        <w:r>
          <w:t xml:space="preserve">And now It is turned to blue </w:t>
        </w:r>
        <w:proofErr w:type="spellStart"/>
        <w:r>
          <w:t>color</w:t>
        </w:r>
        <w:proofErr w:type="spellEnd"/>
        <w:r>
          <w:t xml:space="preserve"> means keyframe at 35 </w:t>
        </w:r>
      </w:ins>
    </w:p>
    <w:p w14:paraId="23EE0D20" w14:textId="324BDFFC" w:rsidR="007F559D" w:rsidRDefault="00674E26" w:rsidP="008B0695">
      <w:pPr>
        <w:rPr>
          <w:ins w:id="38" w:author="Falak Lama" w:date="2025-05-28T14:29:00Z" w16du:dateUtc="2025-05-28T08:59:00Z"/>
        </w:rPr>
      </w:pPr>
      <w:ins w:id="39" w:author="Falak Lama" w:date="2025-05-28T14:29:00Z" w16du:dateUtc="2025-05-28T08:59:00Z">
        <w:r>
          <w:t xml:space="preserve">Now move to frame 40 </w:t>
        </w:r>
      </w:ins>
    </w:p>
    <w:p w14:paraId="4283E60C" w14:textId="3EBD5404" w:rsidR="00674E26" w:rsidRDefault="005F3396" w:rsidP="005F3396">
      <w:pPr>
        <w:jc w:val="center"/>
        <w:rPr>
          <w:ins w:id="40" w:author="Falak Lama" w:date="2025-05-28T14:29:00Z" w16du:dateUtc="2025-05-28T08:59:00Z"/>
        </w:rPr>
      </w:pPr>
      <w:ins w:id="41" w:author="Falak Lama" w:date="2025-05-28T14:29:00Z" w16du:dateUtc="2025-05-28T08:59:00Z">
        <w:r w:rsidRPr="005F3396">
          <w:rPr>
            <w:noProof/>
          </w:rPr>
          <w:drawing>
            <wp:inline distT="0" distB="0" distL="0" distR="0" wp14:anchorId="004CEEFB" wp14:editId="2278B846">
              <wp:extent cx="1457528" cy="362001"/>
              <wp:effectExtent l="0" t="0" r="0" b="0"/>
              <wp:docPr id="11943220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9432202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57528" cy="3620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A7115A" w14:textId="092E1711" w:rsidR="005F3396" w:rsidRDefault="00E7656B" w:rsidP="005F3396">
      <w:pPr>
        <w:rPr>
          <w:ins w:id="42" w:author="Falak Lama" w:date="2025-05-28T14:29:00Z" w16du:dateUtc="2025-05-28T08:59:00Z"/>
        </w:rPr>
      </w:pPr>
      <w:ins w:id="43" w:author="Falak Lama" w:date="2025-05-28T14:29:00Z" w16du:dateUtc="2025-05-28T08:59:00Z">
        <w:r>
          <w:lastRenderedPageBreak/>
          <w:t>Now we set the field to 0</w:t>
        </w:r>
      </w:ins>
    </w:p>
    <w:p w14:paraId="56A7C631" w14:textId="1F32AF7B" w:rsidR="00E7656B" w:rsidRDefault="009708D7" w:rsidP="009708D7">
      <w:pPr>
        <w:jc w:val="center"/>
        <w:rPr>
          <w:ins w:id="44" w:author="Falak Lama" w:date="2025-05-28T14:30:00Z" w16du:dateUtc="2025-05-28T09:00:00Z"/>
        </w:rPr>
      </w:pPr>
      <w:ins w:id="45" w:author="Falak Lama" w:date="2025-05-28T14:30:00Z" w16du:dateUtc="2025-05-28T09:00:00Z">
        <w:r w:rsidRPr="009708D7">
          <w:rPr>
            <w:noProof/>
          </w:rPr>
          <w:drawing>
            <wp:inline distT="0" distB="0" distL="0" distR="0" wp14:anchorId="7682BE26" wp14:editId="10C5A80D">
              <wp:extent cx="1752845" cy="485843"/>
              <wp:effectExtent l="0" t="0" r="0" b="9525"/>
              <wp:docPr id="86916304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69163047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845" cy="4858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6E4EC" w14:textId="06131CF0" w:rsidR="009708D7" w:rsidRDefault="009708D7" w:rsidP="009708D7">
      <w:pPr>
        <w:rPr>
          <w:ins w:id="46" w:author="Falak Lama" w:date="2025-05-28T14:31:00Z" w16du:dateUtc="2025-05-28T09:01:00Z"/>
        </w:rPr>
      </w:pPr>
      <w:ins w:id="47" w:author="Falak Lama" w:date="2025-05-28T14:30:00Z" w16du:dateUtc="2025-05-28T09:00:00Z">
        <w:r>
          <w:t xml:space="preserve">Now between frame 35 and 40 </w:t>
        </w:r>
        <w:r w:rsidR="00074B63">
          <w:t xml:space="preserve">we see the effect such that it skewed and </w:t>
        </w:r>
        <w:proofErr w:type="spellStart"/>
        <w:r w:rsidR="00074B63">
          <w:t>unskewed</w:t>
        </w:r>
        <w:proofErr w:type="spellEnd"/>
        <w:r w:rsidR="00074B63">
          <w:t xml:space="preserve"> immediately </w:t>
        </w:r>
      </w:ins>
    </w:p>
    <w:p w14:paraId="24DA3E50" w14:textId="7BBB65B7" w:rsidR="009A335D" w:rsidRDefault="000764DE" w:rsidP="009A05F4">
      <w:pPr>
        <w:jc w:val="center"/>
        <w:rPr>
          <w:ins w:id="48" w:author="Falak Lama" w:date="2025-05-28T14:32:00Z" w16du:dateUtc="2025-05-28T09:02:00Z"/>
        </w:rPr>
      </w:pPr>
      <w:ins w:id="49" w:author="Falak Lama" w:date="2025-05-28T14:31:00Z" w16du:dateUtc="2025-05-28T09:01:00Z">
        <w:r>
          <w:t>9:05</w:t>
        </w:r>
      </w:ins>
    </w:p>
    <w:p w14:paraId="40771327" w14:textId="71A204E4" w:rsidR="009A05F4" w:rsidRDefault="0036630F" w:rsidP="009A05F4">
      <w:pPr>
        <w:rPr>
          <w:ins w:id="50" w:author="Falak Lama" w:date="2025-05-30T13:34:00Z" w16du:dateUtc="2025-05-30T08:04:00Z"/>
        </w:rPr>
      </w:pPr>
      <w:ins w:id="51" w:author="Falak Lama" w:date="2025-05-30T13:33:00Z" w16du:dateUtc="2025-05-30T08:03:00Z">
        <w:r>
          <w:t xml:space="preserve">These are the things that you could do </w:t>
        </w:r>
        <w:r w:rsidR="00395EBE">
          <w:t xml:space="preserve">So we got a nice little thing </w:t>
        </w:r>
        <w:r w:rsidR="0089724A">
          <w:t>we c</w:t>
        </w:r>
      </w:ins>
      <w:ins w:id="52" w:author="Falak Lama" w:date="2025-05-30T13:34:00Z" w16du:dateUtc="2025-05-30T08:04:00Z">
        <w:r w:rsidR="0089724A">
          <w:t>ould also animate it off the screen</w:t>
        </w:r>
      </w:ins>
    </w:p>
    <w:p w14:paraId="139B2C66" w14:textId="7810E29C" w:rsidR="0089724A" w:rsidRDefault="007B0C95" w:rsidP="009A05F4">
      <w:pPr>
        <w:rPr>
          <w:ins w:id="53" w:author="Falak Lama" w:date="2025-05-30T13:39:00Z" w16du:dateUtc="2025-05-30T08:09:00Z"/>
        </w:rPr>
      </w:pPr>
      <w:ins w:id="54" w:author="Falak Lama" w:date="2025-05-30T13:34:00Z" w16du:dateUtc="2025-05-30T08:04:00Z">
        <w:r>
          <w:t xml:space="preserve">So we will go to frame 60 and then </w:t>
        </w:r>
        <w:r w:rsidR="00093B7A">
          <w:t xml:space="preserve">from there ( this is </w:t>
        </w:r>
        <w:proofErr w:type="spellStart"/>
        <w:r w:rsidR="00093B7A">
          <w:t>center</w:t>
        </w:r>
        <w:proofErr w:type="spellEnd"/>
        <w:r w:rsidR="00093B7A">
          <w:t xml:space="preserve"> of the screen )</w:t>
        </w:r>
      </w:ins>
      <w:ins w:id="55" w:author="Falak Lama" w:date="2025-05-30T13:36:00Z" w16du:dateUtc="2025-05-30T08:06:00Z">
        <w:r w:rsidR="001D1D93">
          <w:t xml:space="preserve"> add the keyframe</w:t>
        </w:r>
      </w:ins>
      <w:ins w:id="56" w:author="Falak Lama" w:date="2025-05-30T13:34:00Z" w16du:dateUtc="2025-05-30T08:04:00Z">
        <w:r w:rsidR="00EE5387">
          <w:t xml:space="preserve"> </w:t>
        </w:r>
      </w:ins>
      <w:ins w:id="57" w:author="Falak Lama" w:date="2025-05-30T13:38:00Z" w16du:dateUtc="2025-05-30T08:08:00Z">
        <w:r w:rsidR="00CA7BDF">
          <w:t>on the y axis by right clicking</w:t>
        </w:r>
        <w:r w:rsidR="004F0A59">
          <w:t xml:space="preserve"> on th</w:t>
        </w:r>
      </w:ins>
      <w:ins w:id="58" w:author="Falak Lama" w:date="2025-05-30T13:39:00Z" w16du:dateUtc="2025-05-30T08:09:00Z">
        <w:r w:rsidR="004F0A59">
          <w:t xml:space="preserve">e y field </w:t>
        </w:r>
      </w:ins>
      <w:ins w:id="59" w:author="Falak Lama" w:date="2025-05-30T13:38:00Z" w16du:dateUtc="2025-05-30T08:08:00Z">
        <w:r w:rsidR="00CA7BDF">
          <w:t xml:space="preserve"> and then in submenu we</w:t>
        </w:r>
        <w:r w:rsidR="00854602">
          <w:t xml:space="preserve"> </w:t>
        </w:r>
        <w:r w:rsidR="004F0A59">
          <w:t xml:space="preserve">just click on </w:t>
        </w:r>
      </w:ins>
      <w:ins w:id="60" w:author="Falak Lama" w:date="2025-05-30T13:39:00Z" w16du:dateUtc="2025-05-30T08:09:00Z">
        <w:r w:rsidR="00E63C7B">
          <w:t>set Key</w:t>
        </w:r>
      </w:ins>
    </w:p>
    <w:p w14:paraId="3F3D94A4" w14:textId="2478AB29" w:rsidR="00E63C7B" w:rsidRDefault="00E63C7B" w:rsidP="009A05F4">
      <w:pPr>
        <w:rPr>
          <w:ins w:id="61" w:author="Falak Lama" w:date="2025-05-30T13:39:00Z" w16du:dateUtc="2025-05-30T08:09:00Z"/>
        </w:rPr>
      </w:pPr>
      <w:ins w:id="62" w:author="Falak Lama" w:date="2025-05-30T13:39:00Z" w16du:dateUtc="2025-05-30T08:09:00Z">
        <w:r>
          <w:t>Now it look like below</w:t>
        </w:r>
      </w:ins>
    </w:p>
    <w:p w14:paraId="0D92336A" w14:textId="3343AB7A" w:rsidR="00E63C7B" w:rsidRDefault="00B575CE" w:rsidP="00B575CE">
      <w:pPr>
        <w:jc w:val="center"/>
        <w:rPr>
          <w:ins w:id="63" w:author="Falak Lama" w:date="2025-05-30T13:35:00Z" w16du:dateUtc="2025-05-30T08:05:00Z"/>
        </w:rPr>
        <w:pPrChange w:id="64" w:author="Falak Lama" w:date="2025-05-30T13:39:00Z" w16du:dateUtc="2025-05-30T08:09:00Z">
          <w:pPr/>
        </w:pPrChange>
      </w:pPr>
      <w:ins w:id="65" w:author="Falak Lama" w:date="2025-05-30T13:39:00Z" w16du:dateUtc="2025-05-30T08:09:00Z">
        <w:r w:rsidRPr="00B575CE">
          <w:drawing>
            <wp:inline distT="0" distB="0" distL="0" distR="0" wp14:anchorId="46162489" wp14:editId="5A8484F8">
              <wp:extent cx="2610214" cy="695422"/>
              <wp:effectExtent l="0" t="0" r="0" b="9525"/>
              <wp:docPr id="11214263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21426305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0214" cy="6954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D46A22" w14:textId="77777777" w:rsidR="001D1D93" w:rsidRDefault="001D1D93" w:rsidP="009A05F4">
      <w:pPr>
        <w:rPr>
          <w:ins w:id="66" w:author="Falak Lama" w:date="2025-05-30T13:39:00Z" w16du:dateUtc="2025-05-30T08:09:00Z"/>
        </w:rPr>
      </w:pPr>
    </w:p>
    <w:p w14:paraId="154F7CD8" w14:textId="2282A232" w:rsidR="00B575CE" w:rsidRDefault="00253E4E" w:rsidP="00B575CE">
      <w:pPr>
        <w:jc w:val="both"/>
        <w:rPr>
          <w:ins w:id="67" w:author="Falak Lama" w:date="2025-05-30T13:40:00Z" w16du:dateUtc="2025-05-30T08:10:00Z"/>
        </w:rPr>
      </w:pPr>
      <w:ins w:id="68" w:author="Falak Lama" w:date="2025-05-30T13:39:00Z" w16du:dateUtc="2025-05-30T08:09:00Z">
        <w:r>
          <w:t>Now move to fra</w:t>
        </w:r>
      </w:ins>
      <w:ins w:id="69" w:author="Falak Lama" w:date="2025-05-30T13:40:00Z" w16du:dateUtc="2025-05-30T08:10:00Z">
        <w:r>
          <w:t xml:space="preserve">me 70 and then </w:t>
        </w:r>
        <w:r w:rsidR="00D97095">
          <w:t xml:space="preserve">make the y such that the mountain icon go out of the screen vertically we set it to </w:t>
        </w:r>
        <w:r w:rsidR="008F220D">
          <w:t>10</w:t>
        </w:r>
        <w:r w:rsidR="00D97095">
          <w:t>00</w:t>
        </w:r>
      </w:ins>
      <w:ins w:id="70" w:author="Falak Lama" w:date="2025-05-30T13:41:00Z" w16du:dateUtc="2025-05-30T08:11:00Z">
        <w:r w:rsidR="006E4D4B">
          <w:t xml:space="preserve"> Now it look like below</w:t>
        </w:r>
      </w:ins>
    </w:p>
    <w:p w14:paraId="3313B11E" w14:textId="58DD1850" w:rsidR="00D97095" w:rsidRDefault="00E5458C" w:rsidP="00E5458C">
      <w:pPr>
        <w:jc w:val="center"/>
        <w:rPr>
          <w:ins w:id="71" w:author="Falak Lama" w:date="2025-05-30T13:41:00Z" w16du:dateUtc="2025-05-30T08:11:00Z"/>
        </w:rPr>
      </w:pPr>
      <w:ins w:id="72" w:author="Falak Lama" w:date="2025-05-30T13:41:00Z" w16du:dateUtc="2025-05-30T08:11:00Z">
        <w:r w:rsidRPr="00E5458C">
          <w:drawing>
            <wp:inline distT="0" distB="0" distL="0" distR="0" wp14:anchorId="34FA8BC1" wp14:editId="0AD04B06">
              <wp:extent cx="2524477" cy="409632"/>
              <wp:effectExtent l="0" t="0" r="9525" b="9525"/>
              <wp:docPr id="194783162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7831622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4477" cy="4096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514264" w14:textId="0228A5D9" w:rsidR="00E5458C" w:rsidRDefault="00B762B5" w:rsidP="00E5458C">
      <w:pPr>
        <w:rPr>
          <w:ins w:id="73" w:author="Falak Lama" w:date="2025-05-30T13:45:00Z" w16du:dateUtc="2025-05-30T08:15:00Z"/>
        </w:rPr>
      </w:pPr>
      <w:ins w:id="74" w:author="Falak Lama" w:date="2025-05-30T13:43:00Z" w16du:dateUtc="2025-05-30T08:13:00Z">
        <w:r>
          <w:t xml:space="preserve">In teacher output when the mountain icon </w:t>
        </w:r>
      </w:ins>
      <w:ins w:id="75" w:author="Falak Lama" w:date="2025-05-30T13:44:00Z" w16du:dateUtc="2025-05-30T08:14:00Z">
        <w:r w:rsidR="00C21AD5">
          <w:t xml:space="preserve">move upward </w:t>
        </w:r>
        <w:r w:rsidR="006D5D95">
          <w:t>the it speed get sl</w:t>
        </w:r>
      </w:ins>
      <w:ins w:id="76" w:author="Falak Lama" w:date="2025-05-30T13:45:00Z" w16du:dateUtc="2025-05-30T08:15:00Z">
        <w:r w:rsidR="006D5D95">
          <w:t xml:space="preserve">owed when it reach the top maybe it is because older version but it is happening with him </w:t>
        </w:r>
      </w:ins>
    </w:p>
    <w:p w14:paraId="376D546F" w14:textId="77D16E55" w:rsidR="00653D0B" w:rsidRDefault="006828A4" w:rsidP="00E5458C">
      <w:pPr>
        <w:rPr>
          <w:ins w:id="77" w:author="Falak Lama" w:date="2025-05-30T13:46:00Z" w16du:dateUtc="2025-05-30T08:16:00Z"/>
        </w:rPr>
      </w:pPr>
      <w:ins w:id="78" w:author="Falak Lama" w:date="2025-05-30T13:45:00Z" w16du:dateUtc="2025-05-30T08:15:00Z">
        <w:r>
          <w:t xml:space="preserve">So that’s an example </w:t>
        </w:r>
      </w:ins>
      <w:ins w:id="79" w:author="Falak Lama" w:date="2025-05-30T13:46:00Z" w16du:dateUtc="2025-05-30T08:16:00Z">
        <w:r w:rsidR="00AB2297">
          <w:t xml:space="preserve">of how you can do a splash screen using Natron </w:t>
        </w:r>
      </w:ins>
    </w:p>
    <w:p w14:paraId="1BF07722" w14:textId="0D8833AE" w:rsidR="000E3F30" w:rsidRDefault="000E3F30" w:rsidP="00E5458C">
      <w:pPr>
        <w:rPr>
          <w:ins w:id="80" w:author="Falak Lama" w:date="2025-05-30T13:47:00Z" w16du:dateUtc="2025-05-30T08:17:00Z"/>
        </w:rPr>
      </w:pPr>
      <w:ins w:id="81" w:author="Falak Lama" w:date="2025-05-30T13:46:00Z" w16du:dateUtc="2025-05-30T08:16:00Z">
        <w:r>
          <w:t>Teacher is saying that natron does not work w</w:t>
        </w:r>
      </w:ins>
      <w:ins w:id="82" w:author="Falak Lama" w:date="2025-05-30T13:47:00Z" w16du:dateUtc="2025-05-30T08:17:00Z">
        <w:r>
          <w:t xml:space="preserve">ith </w:t>
        </w:r>
        <w:r w:rsidR="00614A3C">
          <w:t xml:space="preserve">audio </w:t>
        </w:r>
        <w:r w:rsidR="00CA7A39">
          <w:t xml:space="preserve">at all </w:t>
        </w:r>
        <w:r w:rsidR="00183025">
          <w:t xml:space="preserve">so what we do is render this out </w:t>
        </w:r>
        <w:r w:rsidR="00A57961">
          <w:t xml:space="preserve">now </w:t>
        </w:r>
      </w:ins>
    </w:p>
    <w:p w14:paraId="4A5DD74F" w14:textId="487FE7A4" w:rsidR="00F82956" w:rsidRDefault="00F82956" w:rsidP="00E5458C">
      <w:pPr>
        <w:rPr>
          <w:ins w:id="83" w:author="Falak Lama" w:date="2025-05-30T13:48:00Z" w16du:dateUtc="2025-05-30T08:18:00Z"/>
        </w:rPr>
      </w:pPr>
      <w:ins w:id="84" w:author="Falak Lama" w:date="2025-05-30T13:48:00Z" w16du:dateUtc="2025-05-30T08:18:00Z">
        <w:r>
          <w:t>Now in project setting</w:t>
        </w:r>
      </w:ins>
    </w:p>
    <w:p w14:paraId="6349FEB5" w14:textId="278639A3" w:rsidR="00F82956" w:rsidRDefault="00D268BA" w:rsidP="00E5458C">
      <w:pPr>
        <w:rPr>
          <w:ins w:id="85" w:author="Falak Lama" w:date="2025-05-30T13:49:00Z" w16du:dateUtc="2025-05-30T08:19:00Z"/>
        </w:rPr>
      </w:pPr>
      <w:ins w:id="86" w:author="Falak Lama" w:date="2025-05-30T13:49:00Z" w16du:dateUtc="2025-05-30T08:19:00Z">
        <w:r w:rsidRPr="00D268BA">
          <w:lastRenderedPageBreak/>
          <w:drawing>
            <wp:inline distT="0" distB="0" distL="0" distR="0" wp14:anchorId="635DE772" wp14:editId="7A22B6B1">
              <wp:extent cx="5731510" cy="3694430"/>
              <wp:effectExtent l="0" t="0" r="2540" b="1270"/>
              <wp:docPr id="122333683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3336839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94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6BB06C" w14:textId="3EA95B44" w:rsidR="00D268BA" w:rsidRDefault="00D268BA" w:rsidP="00E5458C">
      <w:pPr>
        <w:rPr>
          <w:ins w:id="87" w:author="Falak Lama" w:date="2025-05-30T13:52:00Z" w16du:dateUtc="2025-05-30T08:22:00Z"/>
        </w:rPr>
      </w:pPr>
      <w:ins w:id="88" w:author="Falak Lama" w:date="2025-05-30T13:49:00Z" w16du:dateUtc="2025-05-30T08:19:00Z">
        <w:r>
          <w:t xml:space="preserve">We set the last frame as 100 </w:t>
        </w:r>
        <w:r w:rsidR="008257D7">
          <w:t xml:space="preserve">so the output will </w:t>
        </w:r>
        <w:r w:rsidR="00F12D79">
          <w:t xml:space="preserve">include </w:t>
        </w:r>
      </w:ins>
      <w:ins w:id="89" w:author="Falak Lama" w:date="2025-05-30T13:50:00Z" w16du:dateUtc="2025-05-30T08:20:00Z">
        <w:r w:rsidR="00F12D79">
          <w:t xml:space="preserve">100 frame and you can see the change in Viewer window </w:t>
        </w:r>
        <w:r w:rsidR="00093A4E">
          <w:t>It includes 100</w:t>
        </w:r>
      </w:ins>
      <w:ins w:id="90" w:author="Falak Lama" w:date="2025-05-30T13:51:00Z" w16du:dateUtc="2025-05-30T08:21:00Z">
        <w:r w:rsidR="00093A4E">
          <w:t xml:space="preserve"> frame</w:t>
        </w:r>
        <w:r w:rsidR="007C6FE4">
          <w:t xml:space="preserve"> and then through </w:t>
        </w:r>
      </w:ins>
      <w:ins w:id="91" w:author="Falak Lama" w:date="2025-05-30T13:52:00Z" w16du:dateUtc="2025-05-30T08:22:00Z">
        <w:r w:rsidR="00437AFE">
          <w:t xml:space="preserve">writer we get the output </w:t>
        </w:r>
      </w:ins>
    </w:p>
    <w:p w14:paraId="0A195226" w14:textId="5B38ADC8" w:rsidR="008C0AFA" w:rsidRDefault="008C0AFA" w:rsidP="00E5458C">
      <w:pPr>
        <w:rPr>
          <w:ins w:id="92" w:author="Falak Lama" w:date="2025-05-30T13:56:00Z" w16du:dateUtc="2025-05-30T08:26:00Z"/>
        </w:rPr>
      </w:pPr>
      <w:ins w:id="93" w:author="Falak Lama" w:date="2025-05-30T13:52:00Z" w16du:dateUtc="2025-05-30T08:22:00Z">
        <w:r>
          <w:t>We call it intro.mp</w:t>
        </w:r>
      </w:ins>
      <w:ins w:id="94" w:author="Falak Lama" w:date="2025-05-30T13:53:00Z" w16du:dateUtc="2025-05-30T08:23:00Z">
        <w:r>
          <w:t xml:space="preserve">4 </w:t>
        </w:r>
      </w:ins>
    </w:p>
    <w:p w14:paraId="5C631300" w14:textId="1AC86C44" w:rsidR="000173FA" w:rsidRDefault="001D645C" w:rsidP="00E5458C">
      <w:pPr>
        <w:rPr>
          <w:ins w:id="95" w:author="Falak Lama" w:date="2025-05-30T14:00:00Z" w16du:dateUtc="2025-05-30T08:30:00Z"/>
        </w:rPr>
      </w:pPr>
      <w:ins w:id="96" w:author="Falak Lama" w:date="2025-05-30T13:56:00Z" w16du:dateUtc="2025-05-30T08:26:00Z">
        <w:r>
          <w:t>We just connect that writer</w:t>
        </w:r>
      </w:ins>
      <w:ins w:id="97" w:author="Falak Lama" w:date="2025-05-30T13:57:00Z" w16du:dateUtc="2025-05-30T08:27:00Z">
        <w:r>
          <w:t xml:space="preserve"> to the last frame </w:t>
        </w:r>
        <w:r w:rsidR="00F91058">
          <w:t>that is connected to the viewer node so that w</w:t>
        </w:r>
      </w:ins>
      <w:ins w:id="98" w:author="Falak Lama" w:date="2025-05-30T13:58:00Z" w16du:dateUtc="2025-05-30T08:28:00Z">
        <w:r w:rsidR="00F91058">
          <w:t xml:space="preserve">hatever </w:t>
        </w:r>
        <w:r w:rsidR="00ED3C08">
          <w:t xml:space="preserve">we </w:t>
        </w:r>
        <w:r w:rsidR="005C1C72">
          <w:t xml:space="preserve">see in viewer node will be </w:t>
        </w:r>
      </w:ins>
      <w:ins w:id="99" w:author="Falak Lama" w:date="2025-05-30T13:59:00Z" w16du:dateUtc="2025-05-30T08:29:00Z">
        <w:r w:rsidR="00FE593C">
          <w:t xml:space="preserve">exported as an mp4 file </w:t>
        </w:r>
        <w:r w:rsidR="00BD3BAE">
          <w:t>in the location chosen inside the writer</w:t>
        </w:r>
      </w:ins>
    </w:p>
    <w:p w14:paraId="122D7144" w14:textId="0F50B0B0" w:rsidR="00190F47" w:rsidRDefault="00190F47" w:rsidP="00E5458C">
      <w:pPr>
        <w:rPr>
          <w:ins w:id="100" w:author="Falak Lama" w:date="2025-05-30T14:02:00Z" w16du:dateUtc="2025-05-30T08:32:00Z"/>
        </w:rPr>
      </w:pPr>
      <w:ins w:id="101" w:author="Falak Lama" w:date="2025-05-30T14:00:00Z" w16du:dateUtc="2025-05-30T08:30:00Z">
        <w:r>
          <w:t>The writer fr</w:t>
        </w:r>
      </w:ins>
      <w:ins w:id="102" w:author="Falak Lama" w:date="2025-05-30T14:01:00Z" w16du:dateUtc="2025-05-30T08:31:00Z">
        <w:r>
          <w:t>ame per second should match w</w:t>
        </w:r>
        <w:r w:rsidR="000C7ED6">
          <w:t>i</w:t>
        </w:r>
        <w:r>
          <w:t xml:space="preserve">th </w:t>
        </w:r>
        <w:r w:rsidR="004B5A41">
          <w:t xml:space="preserve">frame per second </w:t>
        </w:r>
      </w:ins>
      <w:ins w:id="103" w:author="Falak Lama" w:date="2025-05-30T14:02:00Z" w16du:dateUtc="2025-05-30T08:32:00Z">
        <w:r w:rsidR="004B5A41">
          <w:t xml:space="preserve">of our project setting </w:t>
        </w:r>
      </w:ins>
    </w:p>
    <w:p w14:paraId="1518C23D" w14:textId="7D1ED9DE" w:rsidR="00011B7D" w:rsidRDefault="00E366FC" w:rsidP="00E5458C">
      <w:pPr>
        <w:rPr>
          <w:ins w:id="104" w:author="Falak Lama" w:date="2025-05-30T14:06:00Z" w16du:dateUtc="2025-05-30T08:36:00Z"/>
        </w:rPr>
      </w:pPr>
      <w:ins w:id="105" w:author="Falak Lama" w:date="2025-05-30T14:02:00Z" w16du:dateUtc="2025-05-30T08:32:00Z">
        <w:r>
          <w:t xml:space="preserve">The writer will </w:t>
        </w:r>
      </w:ins>
      <w:ins w:id="106" w:author="Falak Lama" w:date="2025-05-30T14:03:00Z" w16du:dateUtc="2025-05-30T08:33:00Z">
        <w:r w:rsidR="00EE17D9">
          <w:t xml:space="preserve">render the whole </w:t>
        </w:r>
      </w:ins>
      <w:ins w:id="107" w:author="Falak Lama" w:date="2025-05-30T14:04:00Z" w16du:dateUtc="2025-05-30T08:34:00Z">
        <w:r w:rsidR="0040455B">
          <w:t xml:space="preserve">entire project range </w:t>
        </w:r>
      </w:ins>
    </w:p>
    <w:p w14:paraId="76323F0A" w14:textId="13E349F1" w:rsidR="006237F4" w:rsidRDefault="006237F4" w:rsidP="004C1FCF">
      <w:pPr>
        <w:jc w:val="center"/>
        <w:rPr>
          <w:ins w:id="108" w:author="Falak Lama" w:date="2025-05-30T14:06:00Z" w16du:dateUtc="2025-05-30T08:36:00Z"/>
        </w:rPr>
        <w:pPrChange w:id="109" w:author="Falak Lama" w:date="2025-05-30T14:08:00Z" w16du:dateUtc="2025-05-30T08:38:00Z">
          <w:pPr/>
        </w:pPrChange>
      </w:pPr>
      <w:ins w:id="110" w:author="Falak Lama" w:date="2025-05-30T14:06:00Z" w16du:dateUtc="2025-05-30T08:36:00Z">
        <w:r w:rsidRPr="006237F4">
          <w:drawing>
            <wp:inline distT="0" distB="0" distL="0" distR="0" wp14:anchorId="11986F81" wp14:editId="1FFA703F">
              <wp:extent cx="4039164" cy="1952898"/>
              <wp:effectExtent l="0" t="0" r="0" b="9525"/>
              <wp:docPr id="49074577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0745775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9164" cy="1952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01491C" w14:textId="68045847" w:rsidR="006237F4" w:rsidRDefault="006237F4" w:rsidP="00E5458C">
      <w:pPr>
        <w:rPr>
          <w:ins w:id="111" w:author="Falak Lama" w:date="2025-05-30T14:08:00Z" w16du:dateUtc="2025-05-30T08:38:00Z"/>
        </w:rPr>
      </w:pPr>
      <w:ins w:id="112" w:author="Falak Lama" w:date="2025-05-30T14:06:00Z" w16du:dateUtc="2025-05-30T08:36:00Z">
        <w:r>
          <w:t xml:space="preserve">You can set the frame </w:t>
        </w:r>
      </w:ins>
      <w:ins w:id="113" w:author="Falak Lama" w:date="2025-05-30T14:07:00Z" w16du:dateUtc="2025-05-30T08:37:00Z">
        <w:r w:rsidR="00C635EA">
          <w:t xml:space="preserve">range </w:t>
        </w:r>
      </w:ins>
      <w:ins w:id="114" w:author="Falak Lama" w:date="2025-05-30T14:06:00Z" w16du:dateUtc="2025-05-30T08:36:00Z">
        <w:r>
          <w:t xml:space="preserve">that you want to output </w:t>
        </w:r>
      </w:ins>
      <w:ins w:id="115" w:author="Falak Lama" w:date="2025-05-30T14:07:00Z" w16du:dateUtc="2025-05-30T08:37:00Z">
        <w:r w:rsidR="00E72D5E">
          <w:t>by going to frame range as marked above</w:t>
        </w:r>
        <w:r w:rsidR="00C77255">
          <w:t xml:space="preserve"> </w:t>
        </w:r>
      </w:ins>
      <w:ins w:id="116" w:author="Falak Lama" w:date="2025-05-30T14:08:00Z" w16du:dateUtc="2025-05-30T08:38:00Z">
        <w:r w:rsidR="001E2E23">
          <w:t>and then choose m</w:t>
        </w:r>
        <w:r w:rsidR="004C1FCF">
          <w:t>a</w:t>
        </w:r>
        <w:r w:rsidR="001E2E23">
          <w:t xml:space="preserve">nual </w:t>
        </w:r>
      </w:ins>
    </w:p>
    <w:p w14:paraId="7FE4CBC6" w14:textId="1B207C23" w:rsidR="004C1FCF" w:rsidRDefault="004C1FCF" w:rsidP="00E5458C">
      <w:pPr>
        <w:rPr>
          <w:ins w:id="117" w:author="Falak Lama" w:date="2025-05-30T14:10:00Z" w16du:dateUtc="2025-05-30T08:40:00Z"/>
        </w:rPr>
      </w:pPr>
      <w:ins w:id="118" w:author="Falak Lama" w:date="2025-05-30T14:08:00Z" w16du:dateUtc="2025-05-30T08:38:00Z">
        <w:r>
          <w:t xml:space="preserve">If you choose manual then you </w:t>
        </w:r>
        <w:r w:rsidR="00354C8E">
          <w:t xml:space="preserve">need to tell </w:t>
        </w:r>
      </w:ins>
      <w:ins w:id="119" w:author="Falak Lama" w:date="2025-05-30T14:09:00Z" w16du:dateUtc="2025-05-30T08:39:00Z">
        <w:r w:rsidR="001759F4">
          <w:t xml:space="preserve">what </w:t>
        </w:r>
        <w:r w:rsidR="002F0D73">
          <w:t>range o</w:t>
        </w:r>
        <w:r w:rsidR="00530D0D">
          <w:t>f</w:t>
        </w:r>
        <w:r w:rsidR="002F0D73">
          <w:t xml:space="preserve"> frames you want to see </w:t>
        </w:r>
      </w:ins>
    </w:p>
    <w:p w14:paraId="38752965" w14:textId="4415FCDD" w:rsidR="000E3419" w:rsidRDefault="000E3419" w:rsidP="000E3419">
      <w:pPr>
        <w:jc w:val="center"/>
        <w:rPr>
          <w:ins w:id="120" w:author="Falak Lama" w:date="2025-05-30T14:10:00Z" w16du:dateUtc="2025-05-30T08:40:00Z"/>
        </w:rPr>
      </w:pPr>
      <w:ins w:id="121" w:author="Falak Lama" w:date="2025-05-30T14:10:00Z" w16du:dateUtc="2025-05-30T08:40:00Z">
        <w:r w:rsidRPr="000E3419">
          <w:lastRenderedPageBreak/>
          <w:drawing>
            <wp:inline distT="0" distB="0" distL="0" distR="0" wp14:anchorId="1A927A63" wp14:editId="006DED94">
              <wp:extent cx="2667372" cy="1238423"/>
              <wp:effectExtent l="0" t="0" r="0" b="0"/>
              <wp:docPr id="71578080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1578080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372" cy="12384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D97A85" w14:textId="6A34BFE9" w:rsidR="000E3419" w:rsidRDefault="005117D5" w:rsidP="000E3419">
      <w:pPr>
        <w:rPr>
          <w:ins w:id="122" w:author="Falak Lama" w:date="2025-05-30T14:11:00Z" w16du:dateUtc="2025-05-30T08:41:00Z"/>
        </w:rPr>
      </w:pPr>
      <w:ins w:id="123" w:author="Falak Lama" w:date="2025-05-30T14:10:00Z" w16du:dateUtc="2025-05-30T08:40:00Z">
        <w:r>
          <w:t>You can even just render an image (</w:t>
        </w:r>
      </w:ins>
      <w:ins w:id="124" w:author="Falak Lama" w:date="2025-05-30T14:11:00Z" w16du:dateUtc="2025-05-30T08:41:00Z">
        <w:r>
          <w:t xml:space="preserve"> </w:t>
        </w:r>
      </w:ins>
      <w:ins w:id="125" w:author="Falak Lama" w:date="2025-05-30T14:10:00Z" w16du:dateUtc="2025-05-30T08:40:00Z">
        <w:r>
          <w:t>most pro</w:t>
        </w:r>
      </w:ins>
      <w:ins w:id="126" w:author="Falak Lama" w:date="2025-05-30T14:11:00Z" w16du:dateUtc="2025-05-30T08:41:00Z">
        <w:r>
          <w:t>p</w:t>
        </w:r>
      </w:ins>
      <w:ins w:id="127" w:author="Falak Lama" w:date="2025-05-30T14:10:00Z" w16du:dateUtc="2025-05-30T08:40:00Z">
        <w:r>
          <w:t>erl</w:t>
        </w:r>
      </w:ins>
      <w:ins w:id="128" w:author="Falak Lama" w:date="2025-05-30T14:11:00Z" w16du:dateUtc="2025-05-30T08:41:00Z">
        <w:r>
          <w:t xml:space="preserve">y </w:t>
        </w:r>
      </w:ins>
      <w:ins w:id="129" w:author="Falak Lama" w:date="2025-05-30T14:10:00Z" w16du:dateUtc="2025-05-30T08:40:00Z">
        <w:r>
          <w:t>)</w:t>
        </w:r>
      </w:ins>
      <w:ins w:id="130" w:author="Falak Lama" w:date="2025-05-30T14:11:00Z" w16du:dateUtc="2025-05-30T08:41:00Z">
        <w:r w:rsidR="000F523A">
          <w:t xml:space="preserve"> by setting first and last frame same telling of what frame image you want</w:t>
        </w:r>
      </w:ins>
      <w:ins w:id="131" w:author="Falak Lama" w:date="2025-05-30T14:15:00Z" w16du:dateUtc="2025-05-30T08:45:00Z">
        <w:r w:rsidR="00152092">
          <w:t xml:space="preserve"> Keep the output format as jpeg, </w:t>
        </w:r>
        <w:proofErr w:type="spellStart"/>
        <w:r w:rsidR="00152092">
          <w:t>png</w:t>
        </w:r>
        <w:proofErr w:type="spellEnd"/>
        <w:r w:rsidR="00152092">
          <w:t xml:space="preserve"> or </w:t>
        </w:r>
        <w:proofErr w:type="spellStart"/>
        <w:r w:rsidR="00152092">
          <w:t>anpther</w:t>
        </w:r>
        <w:proofErr w:type="spellEnd"/>
        <w:r w:rsidR="00152092">
          <w:t xml:space="preserve"> image format</w:t>
        </w:r>
      </w:ins>
    </w:p>
    <w:p w14:paraId="67C6BABA" w14:textId="49B67184" w:rsidR="000F523A" w:rsidRPr="00321985" w:rsidRDefault="005F58A5" w:rsidP="000E3419">
      <w:ins w:id="132" w:author="Falak Lama" w:date="2025-05-30T14:12:00Z" w16du:dateUtc="2025-05-30T08:42:00Z">
        <w:r>
          <w:t>Now th</w:t>
        </w:r>
        <w:r w:rsidR="009B0B51">
          <w:t xml:space="preserve">is file </w:t>
        </w:r>
      </w:ins>
      <w:ins w:id="133" w:author="Falak Lama" w:date="2025-05-30T14:13:00Z" w16du:dateUtc="2025-05-30T08:43:00Z">
        <w:r w:rsidR="005E2294">
          <w:t xml:space="preserve">is what we will take </w:t>
        </w:r>
        <w:r w:rsidR="00371B7F">
          <w:t xml:space="preserve">to put it in video editor </w:t>
        </w:r>
        <w:r w:rsidR="005A3897">
          <w:t>then appl</w:t>
        </w:r>
      </w:ins>
      <w:ins w:id="134" w:author="Falak Lama" w:date="2025-05-30T14:14:00Z" w16du:dateUtc="2025-05-30T08:44:00Z">
        <w:r w:rsidR="005A3897">
          <w:t xml:space="preserve">y some music </w:t>
        </w:r>
        <w:r w:rsidR="00D63A41">
          <w:t xml:space="preserve">to it </w:t>
        </w:r>
        <w:r w:rsidR="000E6540">
          <w:t xml:space="preserve">or </w:t>
        </w:r>
        <w:r w:rsidR="004B088E">
          <w:t>we can</w:t>
        </w:r>
      </w:ins>
      <w:ins w:id="135" w:author="Falak Lama" w:date="2025-05-30T14:16:00Z" w16du:dateUtc="2025-05-30T08:46:00Z">
        <w:r w:rsidR="00CA5CF5">
          <w:t xml:space="preserve"> try this as an ending or beginning of a </w:t>
        </w:r>
        <w:proofErr w:type="spellStart"/>
        <w:r w:rsidR="00CA5CF5">
          <w:t>Youtube</w:t>
        </w:r>
        <w:proofErr w:type="spellEnd"/>
        <w:r w:rsidR="00CA5CF5">
          <w:t xml:space="preserve"> video.</w:t>
        </w:r>
        <w:r w:rsidR="00147643">
          <w:t xml:space="preserve"> We just put</w:t>
        </w:r>
      </w:ins>
      <w:ins w:id="136" w:author="Falak Lama" w:date="2025-05-30T14:17:00Z" w16du:dateUtc="2025-05-30T08:47:00Z">
        <w:r w:rsidR="00147643">
          <w:t xml:space="preserve"> it in our video editing software </w:t>
        </w:r>
        <w:r w:rsidR="00C62643">
          <w:t xml:space="preserve">then at that’s point you throw in the audio </w:t>
        </w:r>
        <w:r w:rsidR="00BC2685">
          <w:t xml:space="preserve">and you </w:t>
        </w:r>
      </w:ins>
      <w:ins w:id="137" w:author="Falak Lama" w:date="2025-05-30T14:18:00Z" w16du:dateUtc="2025-05-30T08:48:00Z">
        <w:r w:rsidR="00913874">
          <w:t xml:space="preserve">add sound effects to all </w:t>
        </w:r>
        <w:proofErr w:type="spellStart"/>
        <w:r w:rsidR="00913874">
          <w:t>trandition</w:t>
        </w:r>
        <w:proofErr w:type="spellEnd"/>
        <w:r w:rsidR="00913874">
          <w:t xml:space="preserve"> of the icon animation </w:t>
        </w:r>
      </w:ins>
    </w:p>
    <w:sectPr w:rsidR="000F523A" w:rsidRPr="00321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alak Lama">
    <w15:presenceInfo w15:providerId="Windows Live" w15:userId="3f883da89e94a9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A4"/>
    <w:rsid w:val="00003046"/>
    <w:rsid w:val="00011B7D"/>
    <w:rsid w:val="000173FA"/>
    <w:rsid w:val="0002730D"/>
    <w:rsid w:val="00032ADC"/>
    <w:rsid w:val="0003729A"/>
    <w:rsid w:val="0004083F"/>
    <w:rsid w:val="000436D0"/>
    <w:rsid w:val="00043C7A"/>
    <w:rsid w:val="00051A3C"/>
    <w:rsid w:val="0005713B"/>
    <w:rsid w:val="000612B8"/>
    <w:rsid w:val="000632C0"/>
    <w:rsid w:val="0007240A"/>
    <w:rsid w:val="00074B63"/>
    <w:rsid w:val="000764DE"/>
    <w:rsid w:val="00091A65"/>
    <w:rsid w:val="00093A4E"/>
    <w:rsid w:val="00093B7A"/>
    <w:rsid w:val="000A0568"/>
    <w:rsid w:val="000A263E"/>
    <w:rsid w:val="000A4B5C"/>
    <w:rsid w:val="000B0390"/>
    <w:rsid w:val="000B0AE8"/>
    <w:rsid w:val="000C0188"/>
    <w:rsid w:val="000C02C1"/>
    <w:rsid w:val="000C7ED6"/>
    <w:rsid w:val="000D176D"/>
    <w:rsid w:val="000E3419"/>
    <w:rsid w:val="000E3F30"/>
    <w:rsid w:val="000E4190"/>
    <w:rsid w:val="000E5769"/>
    <w:rsid w:val="000E6540"/>
    <w:rsid w:val="000E7D4C"/>
    <w:rsid w:val="000F523A"/>
    <w:rsid w:val="00101D78"/>
    <w:rsid w:val="00107E4A"/>
    <w:rsid w:val="00111C4C"/>
    <w:rsid w:val="00112051"/>
    <w:rsid w:val="00132ECC"/>
    <w:rsid w:val="00134D45"/>
    <w:rsid w:val="00143EC6"/>
    <w:rsid w:val="00145CC2"/>
    <w:rsid w:val="00147643"/>
    <w:rsid w:val="00152092"/>
    <w:rsid w:val="00157EA0"/>
    <w:rsid w:val="00171A6D"/>
    <w:rsid w:val="001759F4"/>
    <w:rsid w:val="00175C4B"/>
    <w:rsid w:val="00183025"/>
    <w:rsid w:val="001838A0"/>
    <w:rsid w:val="00183D56"/>
    <w:rsid w:val="00186B93"/>
    <w:rsid w:val="001905DC"/>
    <w:rsid w:val="00190F47"/>
    <w:rsid w:val="001A0CE6"/>
    <w:rsid w:val="001C166A"/>
    <w:rsid w:val="001C3B86"/>
    <w:rsid w:val="001D0E3D"/>
    <w:rsid w:val="001D1D93"/>
    <w:rsid w:val="001D645C"/>
    <w:rsid w:val="001E2E23"/>
    <w:rsid w:val="00210C0B"/>
    <w:rsid w:val="002120AA"/>
    <w:rsid w:val="00212BE7"/>
    <w:rsid w:val="00221EBC"/>
    <w:rsid w:val="002320C8"/>
    <w:rsid w:val="0025306B"/>
    <w:rsid w:val="00253E4E"/>
    <w:rsid w:val="0025466C"/>
    <w:rsid w:val="002622B2"/>
    <w:rsid w:val="00262991"/>
    <w:rsid w:val="00272C13"/>
    <w:rsid w:val="00274B2C"/>
    <w:rsid w:val="0027741B"/>
    <w:rsid w:val="00277659"/>
    <w:rsid w:val="0028146B"/>
    <w:rsid w:val="00284661"/>
    <w:rsid w:val="00287D61"/>
    <w:rsid w:val="002919C1"/>
    <w:rsid w:val="00295279"/>
    <w:rsid w:val="00296CDB"/>
    <w:rsid w:val="00297861"/>
    <w:rsid w:val="002A0702"/>
    <w:rsid w:val="002B40C4"/>
    <w:rsid w:val="002B4A48"/>
    <w:rsid w:val="002C0901"/>
    <w:rsid w:val="002C169A"/>
    <w:rsid w:val="002C1AB9"/>
    <w:rsid w:val="002C79C4"/>
    <w:rsid w:val="002D7D90"/>
    <w:rsid w:val="002E5FBB"/>
    <w:rsid w:val="002F097B"/>
    <w:rsid w:val="002F0D73"/>
    <w:rsid w:val="002F166A"/>
    <w:rsid w:val="002F37FB"/>
    <w:rsid w:val="00316C9F"/>
    <w:rsid w:val="0032161A"/>
    <w:rsid w:val="00321985"/>
    <w:rsid w:val="00323741"/>
    <w:rsid w:val="003343BE"/>
    <w:rsid w:val="00342958"/>
    <w:rsid w:val="00346022"/>
    <w:rsid w:val="00352236"/>
    <w:rsid w:val="00352E7A"/>
    <w:rsid w:val="00354C8E"/>
    <w:rsid w:val="003561AA"/>
    <w:rsid w:val="00356AB1"/>
    <w:rsid w:val="00356D45"/>
    <w:rsid w:val="0036630F"/>
    <w:rsid w:val="00371B7F"/>
    <w:rsid w:val="00373092"/>
    <w:rsid w:val="00374492"/>
    <w:rsid w:val="003745E9"/>
    <w:rsid w:val="0037499A"/>
    <w:rsid w:val="003866D0"/>
    <w:rsid w:val="00387095"/>
    <w:rsid w:val="00395EBE"/>
    <w:rsid w:val="003A169C"/>
    <w:rsid w:val="003D04F5"/>
    <w:rsid w:val="003D0C5C"/>
    <w:rsid w:val="003D1BC4"/>
    <w:rsid w:val="003D3715"/>
    <w:rsid w:val="003E127D"/>
    <w:rsid w:val="003E4E20"/>
    <w:rsid w:val="003E75F5"/>
    <w:rsid w:val="003F17C4"/>
    <w:rsid w:val="0040455B"/>
    <w:rsid w:val="00417D6A"/>
    <w:rsid w:val="00424A3F"/>
    <w:rsid w:val="00437AFE"/>
    <w:rsid w:val="00446497"/>
    <w:rsid w:val="00472C34"/>
    <w:rsid w:val="0047375C"/>
    <w:rsid w:val="00483F43"/>
    <w:rsid w:val="00484FF8"/>
    <w:rsid w:val="0049084C"/>
    <w:rsid w:val="00491D55"/>
    <w:rsid w:val="004A62E9"/>
    <w:rsid w:val="004A737E"/>
    <w:rsid w:val="004B088E"/>
    <w:rsid w:val="004B5A41"/>
    <w:rsid w:val="004C1FCF"/>
    <w:rsid w:val="004C33F6"/>
    <w:rsid w:val="004C3EAB"/>
    <w:rsid w:val="004D29AB"/>
    <w:rsid w:val="004E3370"/>
    <w:rsid w:val="004E40D7"/>
    <w:rsid w:val="004F0A59"/>
    <w:rsid w:val="004F51C1"/>
    <w:rsid w:val="004F60EA"/>
    <w:rsid w:val="00502421"/>
    <w:rsid w:val="005117D5"/>
    <w:rsid w:val="005227E3"/>
    <w:rsid w:val="00530D0D"/>
    <w:rsid w:val="00533532"/>
    <w:rsid w:val="00554B66"/>
    <w:rsid w:val="005554F9"/>
    <w:rsid w:val="00566B1E"/>
    <w:rsid w:val="005679FF"/>
    <w:rsid w:val="00571D10"/>
    <w:rsid w:val="00573C6E"/>
    <w:rsid w:val="00580E59"/>
    <w:rsid w:val="00581EB6"/>
    <w:rsid w:val="00581F04"/>
    <w:rsid w:val="005834A0"/>
    <w:rsid w:val="00584711"/>
    <w:rsid w:val="00584C9A"/>
    <w:rsid w:val="00586198"/>
    <w:rsid w:val="005954C4"/>
    <w:rsid w:val="005956BB"/>
    <w:rsid w:val="005A3897"/>
    <w:rsid w:val="005B239E"/>
    <w:rsid w:val="005C1C72"/>
    <w:rsid w:val="005D15E4"/>
    <w:rsid w:val="005D16FA"/>
    <w:rsid w:val="005D4D3E"/>
    <w:rsid w:val="005D60AE"/>
    <w:rsid w:val="005E2294"/>
    <w:rsid w:val="005E26C7"/>
    <w:rsid w:val="005F0442"/>
    <w:rsid w:val="005F3396"/>
    <w:rsid w:val="005F510C"/>
    <w:rsid w:val="005F58A5"/>
    <w:rsid w:val="00602335"/>
    <w:rsid w:val="0060686A"/>
    <w:rsid w:val="00610064"/>
    <w:rsid w:val="00614A3C"/>
    <w:rsid w:val="0062083C"/>
    <w:rsid w:val="006237F4"/>
    <w:rsid w:val="00625C4E"/>
    <w:rsid w:val="00646B8A"/>
    <w:rsid w:val="00653D0B"/>
    <w:rsid w:val="006610E2"/>
    <w:rsid w:val="006639B2"/>
    <w:rsid w:val="006736EB"/>
    <w:rsid w:val="00674E26"/>
    <w:rsid w:val="00675EF7"/>
    <w:rsid w:val="006828A4"/>
    <w:rsid w:val="0069770E"/>
    <w:rsid w:val="006A1223"/>
    <w:rsid w:val="006A65A4"/>
    <w:rsid w:val="006B3FEA"/>
    <w:rsid w:val="006C3715"/>
    <w:rsid w:val="006C6BEB"/>
    <w:rsid w:val="006C724C"/>
    <w:rsid w:val="006D5D95"/>
    <w:rsid w:val="006D6697"/>
    <w:rsid w:val="006D734B"/>
    <w:rsid w:val="006E1895"/>
    <w:rsid w:val="006E2AD6"/>
    <w:rsid w:val="006E4D4B"/>
    <w:rsid w:val="00701A5B"/>
    <w:rsid w:val="00703696"/>
    <w:rsid w:val="00722B1E"/>
    <w:rsid w:val="00727E8B"/>
    <w:rsid w:val="007343A1"/>
    <w:rsid w:val="00735EEF"/>
    <w:rsid w:val="007458F8"/>
    <w:rsid w:val="00745D2D"/>
    <w:rsid w:val="0075096D"/>
    <w:rsid w:val="00752CCC"/>
    <w:rsid w:val="007539D5"/>
    <w:rsid w:val="00755A31"/>
    <w:rsid w:val="00770A5A"/>
    <w:rsid w:val="00785FEF"/>
    <w:rsid w:val="007B0C95"/>
    <w:rsid w:val="007B45EC"/>
    <w:rsid w:val="007C2760"/>
    <w:rsid w:val="007C6FE4"/>
    <w:rsid w:val="007F1281"/>
    <w:rsid w:val="007F559D"/>
    <w:rsid w:val="00800A83"/>
    <w:rsid w:val="00801B8E"/>
    <w:rsid w:val="0080693F"/>
    <w:rsid w:val="00813F10"/>
    <w:rsid w:val="0081580C"/>
    <w:rsid w:val="008161F3"/>
    <w:rsid w:val="0081765E"/>
    <w:rsid w:val="008257D7"/>
    <w:rsid w:val="00835924"/>
    <w:rsid w:val="00836503"/>
    <w:rsid w:val="00836D8D"/>
    <w:rsid w:val="00841380"/>
    <w:rsid w:val="00843BCE"/>
    <w:rsid w:val="00847175"/>
    <w:rsid w:val="00847D98"/>
    <w:rsid w:val="00851ADA"/>
    <w:rsid w:val="00854602"/>
    <w:rsid w:val="00874BCA"/>
    <w:rsid w:val="00874D6C"/>
    <w:rsid w:val="00881E84"/>
    <w:rsid w:val="0088223E"/>
    <w:rsid w:val="00891FAC"/>
    <w:rsid w:val="0089494E"/>
    <w:rsid w:val="0089724A"/>
    <w:rsid w:val="008B0695"/>
    <w:rsid w:val="008C0AFA"/>
    <w:rsid w:val="008C35C0"/>
    <w:rsid w:val="008D52ED"/>
    <w:rsid w:val="008E24A1"/>
    <w:rsid w:val="008E5B43"/>
    <w:rsid w:val="008E68E7"/>
    <w:rsid w:val="008F072B"/>
    <w:rsid w:val="008F220D"/>
    <w:rsid w:val="008F4726"/>
    <w:rsid w:val="00901601"/>
    <w:rsid w:val="00904992"/>
    <w:rsid w:val="00906A50"/>
    <w:rsid w:val="00913874"/>
    <w:rsid w:val="00920CBF"/>
    <w:rsid w:val="009229DD"/>
    <w:rsid w:val="00926552"/>
    <w:rsid w:val="00937D17"/>
    <w:rsid w:val="00946683"/>
    <w:rsid w:val="00951EC7"/>
    <w:rsid w:val="00952DCF"/>
    <w:rsid w:val="00956A40"/>
    <w:rsid w:val="009678E8"/>
    <w:rsid w:val="009708D7"/>
    <w:rsid w:val="009859F7"/>
    <w:rsid w:val="00986B3A"/>
    <w:rsid w:val="00986D07"/>
    <w:rsid w:val="009918CE"/>
    <w:rsid w:val="00997948"/>
    <w:rsid w:val="009A05F4"/>
    <w:rsid w:val="009A335D"/>
    <w:rsid w:val="009A7CA4"/>
    <w:rsid w:val="009B0B51"/>
    <w:rsid w:val="009C1A6E"/>
    <w:rsid w:val="009C553C"/>
    <w:rsid w:val="009E008F"/>
    <w:rsid w:val="009E64EF"/>
    <w:rsid w:val="009F77F0"/>
    <w:rsid w:val="00A02438"/>
    <w:rsid w:val="00A05C79"/>
    <w:rsid w:val="00A203A6"/>
    <w:rsid w:val="00A2282A"/>
    <w:rsid w:val="00A44B7C"/>
    <w:rsid w:val="00A52F04"/>
    <w:rsid w:val="00A57961"/>
    <w:rsid w:val="00A62000"/>
    <w:rsid w:val="00A64B34"/>
    <w:rsid w:val="00A6585C"/>
    <w:rsid w:val="00A6683E"/>
    <w:rsid w:val="00A71A62"/>
    <w:rsid w:val="00A73BAB"/>
    <w:rsid w:val="00A8013B"/>
    <w:rsid w:val="00A855A6"/>
    <w:rsid w:val="00A8639D"/>
    <w:rsid w:val="00A9733C"/>
    <w:rsid w:val="00AA0D7B"/>
    <w:rsid w:val="00AA23EE"/>
    <w:rsid w:val="00AA72A5"/>
    <w:rsid w:val="00AB2297"/>
    <w:rsid w:val="00AB24E7"/>
    <w:rsid w:val="00AB25E0"/>
    <w:rsid w:val="00AD02AE"/>
    <w:rsid w:val="00AD6865"/>
    <w:rsid w:val="00AF1520"/>
    <w:rsid w:val="00AF3339"/>
    <w:rsid w:val="00B0289E"/>
    <w:rsid w:val="00B02922"/>
    <w:rsid w:val="00B065B1"/>
    <w:rsid w:val="00B118E9"/>
    <w:rsid w:val="00B4317C"/>
    <w:rsid w:val="00B5151A"/>
    <w:rsid w:val="00B54943"/>
    <w:rsid w:val="00B575CE"/>
    <w:rsid w:val="00B61AEB"/>
    <w:rsid w:val="00B632B3"/>
    <w:rsid w:val="00B64C07"/>
    <w:rsid w:val="00B7603A"/>
    <w:rsid w:val="00B762B5"/>
    <w:rsid w:val="00B90671"/>
    <w:rsid w:val="00B92292"/>
    <w:rsid w:val="00B932A3"/>
    <w:rsid w:val="00B94130"/>
    <w:rsid w:val="00B95306"/>
    <w:rsid w:val="00B97D50"/>
    <w:rsid w:val="00BA1431"/>
    <w:rsid w:val="00BA6A14"/>
    <w:rsid w:val="00BA6A18"/>
    <w:rsid w:val="00BA6C15"/>
    <w:rsid w:val="00BB21C8"/>
    <w:rsid w:val="00BC2685"/>
    <w:rsid w:val="00BC33FA"/>
    <w:rsid w:val="00BC4AE3"/>
    <w:rsid w:val="00BD1F18"/>
    <w:rsid w:val="00BD3BAE"/>
    <w:rsid w:val="00BD3E23"/>
    <w:rsid w:val="00BE64B4"/>
    <w:rsid w:val="00BF2E73"/>
    <w:rsid w:val="00C0113B"/>
    <w:rsid w:val="00C10CF6"/>
    <w:rsid w:val="00C10EB8"/>
    <w:rsid w:val="00C1472A"/>
    <w:rsid w:val="00C21AD5"/>
    <w:rsid w:val="00C26E15"/>
    <w:rsid w:val="00C35BCE"/>
    <w:rsid w:val="00C432F3"/>
    <w:rsid w:val="00C4455A"/>
    <w:rsid w:val="00C55D5C"/>
    <w:rsid w:val="00C57F83"/>
    <w:rsid w:val="00C62643"/>
    <w:rsid w:val="00C635EA"/>
    <w:rsid w:val="00C66B9C"/>
    <w:rsid w:val="00C77255"/>
    <w:rsid w:val="00C91360"/>
    <w:rsid w:val="00C97B82"/>
    <w:rsid w:val="00CA5CF5"/>
    <w:rsid w:val="00CA7148"/>
    <w:rsid w:val="00CA7A39"/>
    <w:rsid w:val="00CA7BDF"/>
    <w:rsid w:val="00CB3EF8"/>
    <w:rsid w:val="00CB4FC6"/>
    <w:rsid w:val="00CC4B69"/>
    <w:rsid w:val="00CF12D9"/>
    <w:rsid w:val="00CF2B52"/>
    <w:rsid w:val="00D02701"/>
    <w:rsid w:val="00D04500"/>
    <w:rsid w:val="00D12AE4"/>
    <w:rsid w:val="00D138DC"/>
    <w:rsid w:val="00D15AE5"/>
    <w:rsid w:val="00D169C3"/>
    <w:rsid w:val="00D268BA"/>
    <w:rsid w:val="00D2766E"/>
    <w:rsid w:val="00D3762E"/>
    <w:rsid w:val="00D4527A"/>
    <w:rsid w:val="00D46554"/>
    <w:rsid w:val="00D5086F"/>
    <w:rsid w:val="00D53197"/>
    <w:rsid w:val="00D63A41"/>
    <w:rsid w:val="00D63BED"/>
    <w:rsid w:val="00D6741D"/>
    <w:rsid w:val="00D75320"/>
    <w:rsid w:val="00D82C8E"/>
    <w:rsid w:val="00D843F1"/>
    <w:rsid w:val="00D9490F"/>
    <w:rsid w:val="00D97095"/>
    <w:rsid w:val="00DA3CA5"/>
    <w:rsid w:val="00DA7CAF"/>
    <w:rsid w:val="00DB497A"/>
    <w:rsid w:val="00DB4C1A"/>
    <w:rsid w:val="00DC5161"/>
    <w:rsid w:val="00DC7FB6"/>
    <w:rsid w:val="00DE1BC6"/>
    <w:rsid w:val="00DE4EEC"/>
    <w:rsid w:val="00DE6173"/>
    <w:rsid w:val="00DF1C3B"/>
    <w:rsid w:val="00E17763"/>
    <w:rsid w:val="00E24A76"/>
    <w:rsid w:val="00E308E3"/>
    <w:rsid w:val="00E366FC"/>
    <w:rsid w:val="00E50F20"/>
    <w:rsid w:val="00E52997"/>
    <w:rsid w:val="00E5458C"/>
    <w:rsid w:val="00E55E06"/>
    <w:rsid w:val="00E63C7B"/>
    <w:rsid w:val="00E67559"/>
    <w:rsid w:val="00E72D5E"/>
    <w:rsid w:val="00E74F08"/>
    <w:rsid w:val="00E7656B"/>
    <w:rsid w:val="00E91E67"/>
    <w:rsid w:val="00E9330B"/>
    <w:rsid w:val="00EA0E99"/>
    <w:rsid w:val="00EA3A38"/>
    <w:rsid w:val="00EC4EB6"/>
    <w:rsid w:val="00EC7F82"/>
    <w:rsid w:val="00ED3C08"/>
    <w:rsid w:val="00EE11F3"/>
    <w:rsid w:val="00EE17D9"/>
    <w:rsid w:val="00EE5387"/>
    <w:rsid w:val="00EF4839"/>
    <w:rsid w:val="00F03162"/>
    <w:rsid w:val="00F0370F"/>
    <w:rsid w:val="00F049C0"/>
    <w:rsid w:val="00F07397"/>
    <w:rsid w:val="00F12D79"/>
    <w:rsid w:val="00F22B30"/>
    <w:rsid w:val="00F24865"/>
    <w:rsid w:val="00F301C5"/>
    <w:rsid w:val="00F33DE4"/>
    <w:rsid w:val="00F43564"/>
    <w:rsid w:val="00F43652"/>
    <w:rsid w:val="00F458DE"/>
    <w:rsid w:val="00F4660B"/>
    <w:rsid w:val="00F52870"/>
    <w:rsid w:val="00F752B1"/>
    <w:rsid w:val="00F82956"/>
    <w:rsid w:val="00F85F3A"/>
    <w:rsid w:val="00F91058"/>
    <w:rsid w:val="00FD46EB"/>
    <w:rsid w:val="00FD4CBD"/>
    <w:rsid w:val="00FE593C"/>
    <w:rsid w:val="00FF10C2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A4D07"/>
  <w15:chartTrackingRefBased/>
  <w15:docId w15:val="{0F0AE1E3-3B7A-4E47-B4E1-C8B7378C2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5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5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5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5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5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5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5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5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5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5A4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6C6B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microsoft.com/office/2011/relationships/people" Target="peop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16</Pages>
  <Words>1624</Words>
  <Characters>9258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519</cp:revision>
  <dcterms:created xsi:type="dcterms:W3CDTF">2025-05-26T06:15:00Z</dcterms:created>
  <dcterms:modified xsi:type="dcterms:W3CDTF">2025-05-30T08:48:00Z</dcterms:modified>
</cp:coreProperties>
</file>